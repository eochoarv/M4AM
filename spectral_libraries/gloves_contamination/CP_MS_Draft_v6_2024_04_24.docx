
<file path=[Content_Types].xml><?xml version="1.0" encoding="utf-8"?>
<Types xmlns="http://schemas.openxmlformats.org/package/2006/content-types">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DBBDA" w14:textId="77777777" w:rsidR="009246AD" w:rsidRDefault="009246AD">
      <w:pPr>
        <w:pStyle w:val="BodyText"/>
        <w:rPr>
          <w:sz w:val="36"/>
        </w:rPr>
      </w:pPr>
      <w:r>
        <w:rPr>
          <w:sz w:val="36"/>
        </w:rPr>
        <w:t>Template for Submission of Manuscripts to American Chemical Society Journals</w:t>
      </w:r>
    </w:p>
    <w:p w14:paraId="094C73BD" w14:textId="77777777" w:rsidR="009246AD" w:rsidRDefault="003664E9">
      <w:pPr>
        <w:jc w:val="center"/>
      </w:pPr>
      <w:r>
        <w:rPr>
          <w:b/>
        </w:rPr>
        <w:t>Word 2010</w:t>
      </w:r>
      <w:r w:rsidR="009246AD">
        <w:rPr>
          <w:b/>
        </w:rPr>
        <w:t xml:space="preserve">, </w:t>
      </w:r>
      <w:proofErr w:type="gramStart"/>
      <w:r w:rsidR="00A20EB5">
        <w:rPr>
          <w:b/>
        </w:rPr>
        <w:t>si</w:t>
      </w:r>
      <w:r w:rsidR="001A7A90">
        <w:rPr>
          <w:b/>
        </w:rPr>
        <w:t>ngle-column</w:t>
      </w:r>
      <w:proofErr w:type="gramEnd"/>
      <w:r w:rsidR="001A7A90">
        <w:rPr>
          <w:b/>
        </w:rPr>
        <w:t>, double-spaced (2013</w:t>
      </w:r>
      <w:r w:rsidR="009246AD">
        <w:rPr>
          <w:b/>
        </w:rPr>
        <w:t>)</w:t>
      </w:r>
    </w:p>
    <w:p w14:paraId="5500CF75" w14:textId="77777777" w:rsidR="00A20EB5" w:rsidRPr="00AB34C5" w:rsidRDefault="00A20EB5" w:rsidP="00A20EB5">
      <w:pPr>
        <w:rPr>
          <w:sz w:val="21"/>
          <w:szCs w:val="21"/>
        </w:rPr>
      </w:pPr>
      <w:r w:rsidRPr="00AB34C5">
        <w:rPr>
          <w:sz w:val="21"/>
          <w:szCs w:val="21"/>
        </w:rPr>
        <w:t xml:space="preserve">This template is a guide to be used to prepare manuscripts for submission. Please consult the Instructions to Authors or a recent issue of the journal for detailed guidelines and procedures for submission. This template is intended to benefit to the author in that the entire manuscript (text, tables, and graphics) may be submitted in one file. Inserting graphics and tables close to the point at which they are discussed in the text of the manuscript can also be a benefit for the reviewer. </w:t>
      </w:r>
    </w:p>
    <w:p w14:paraId="1B23A561" w14:textId="77777777" w:rsidR="00A20EB5" w:rsidRPr="00AB34C5" w:rsidRDefault="00A20EB5" w:rsidP="00A20EB5">
      <w:pPr>
        <w:rPr>
          <w:sz w:val="21"/>
          <w:szCs w:val="21"/>
        </w:rPr>
      </w:pPr>
      <w:r w:rsidRPr="00AB34C5">
        <w:rPr>
          <w:sz w:val="21"/>
          <w:szCs w:val="21"/>
        </w:rPr>
        <w:t>When you submit a manuscript using this template, you will not actually see the page formatting that appears in the printed journal. This will occur as part of the editorial production process. Abbreviated instructions for using the template follow. Consult the documentation for your specific application and version for more information. Additional instructions can be found in the readme file at the web page where you downloaded this template.</w:t>
      </w:r>
    </w:p>
    <w:p w14:paraId="418C46F7" w14:textId="77777777" w:rsidR="00A20EB5" w:rsidRPr="00AB34C5" w:rsidRDefault="00A20EB5" w:rsidP="00A20EB5">
      <w:pPr>
        <w:rPr>
          <w:b/>
          <w:sz w:val="21"/>
          <w:szCs w:val="21"/>
        </w:rPr>
      </w:pPr>
      <w:r w:rsidRPr="00AB34C5">
        <w:rPr>
          <w:b/>
          <w:sz w:val="21"/>
          <w:szCs w:val="21"/>
        </w:rPr>
        <w:t>Using the template</w:t>
      </w:r>
    </w:p>
    <w:p w14:paraId="3D8B4B92" w14:textId="77777777" w:rsidR="00A20EB5" w:rsidRPr="00AB34C5" w:rsidRDefault="00A20EB5" w:rsidP="00A20EB5">
      <w:pPr>
        <w:rPr>
          <w:sz w:val="21"/>
          <w:szCs w:val="21"/>
        </w:rPr>
      </w:pPr>
      <w:r w:rsidRPr="00AB34C5">
        <w:rPr>
          <w:sz w:val="21"/>
          <w:szCs w:val="21"/>
        </w:rPr>
        <w:t xml:space="preserve">In ACS publications there are many different components of a manuscript (i.e., title, abstract, main text, figure captions, etc.) that are represented in the template.  See the Guide, Notes, Notice, or Instructions for Authors on the journal’s homepage to determine which parts should be included for the manuscript that you are </w:t>
      </w:r>
      <w:proofErr w:type="gramStart"/>
      <w:r w:rsidRPr="00AB34C5">
        <w:rPr>
          <w:sz w:val="21"/>
          <w:szCs w:val="21"/>
        </w:rPr>
        <w:t>preparing</w:t>
      </w:r>
      <w:proofErr w:type="gramEnd"/>
    </w:p>
    <w:p w14:paraId="23DEF1B7" w14:textId="77777777" w:rsidR="00A20EB5" w:rsidRPr="00AB34C5" w:rsidRDefault="00A20EB5" w:rsidP="00A20EB5">
      <w:pPr>
        <w:numPr>
          <w:ilvl w:val="0"/>
          <w:numId w:val="5"/>
        </w:numPr>
        <w:spacing w:after="100"/>
        <w:rPr>
          <w:sz w:val="21"/>
          <w:szCs w:val="21"/>
        </w:rPr>
      </w:pPr>
      <w:r w:rsidRPr="00AB34C5">
        <w:rPr>
          <w:sz w:val="21"/>
          <w:szCs w:val="21"/>
        </w:rPr>
        <w:t>If typing your manuscript directly into the template, select (highlight) the text of the template that you want to replace and begin typing your manuscript (i.e., select the Title section for typing in your title).</w:t>
      </w:r>
    </w:p>
    <w:p w14:paraId="3AEBAC82" w14:textId="77777777" w:rsidR="00A20EB5" w:rsidRPr="00AB34C5" w:rsidRDefault="00A20EB5" w:rsidP="00A20EB5">
      <w:pPr>
        <w:numPr>
          <w:ilvl w:val="0"/>
          <w:numId w:val="5"/>
        </w:numPr>
        <w:spacing w:after="100"/>
        <w:rPr>
          <w:sz w:val="21"/>
          <w:szCs w:val="21"/>
        </w:rPr>
      </w:pPr>
      <w:r w:rsidRPr="00AB34C5">
        <w:rPr>
          <w:sz w:val="21"/>
          <w:szCs w:val="21"/>
        </w:rPr>
        <w:t xml:space="preserve">If you have already prepared your document in a Word file, you will need to attach the template to your working document </w:t>
      </w:r>
      <w:proofErr w:type="gramStart"/>
      <w:r w:rsidRPr="00AB34C5">
        <w:rPr>
          <w:sz w:val="21"/>
          <w:szCs w:val="21"/>
        </w:rPr>
        <w:t>in order to</w:t>
      </w:r>
      <w:proofErr w:type="gramEnd"/>
      <w:r w:rsidRPr="00AB34C5">
        <w:rPr>
          <w:sz w:val="21"/>
          <w:szCs w:val="21"/>
        </w:rPr>
        <w:t xml:space="preserve"> apply the Word Style tags. Further instructions can be found in the readme file at the web page where you downloaded this template.</w:t>
      </w:r>
    </w:p>
    <w:p w14:paraId="7E45C573" w14:textId="77777777" w:rsidR="00A20EB5" w:rsidRPr="00AB34C5" w:rsidRDefault="00A20EB5" w:rsidP="00A20EB5">
      <w:pPr>
        <w:numPr>
          <w:ilvl w:val="0"/>
          <w:numId w:val="6"/>
        </w:numPr>
        <w:spacing w:after="100"/>
        <w:rPr>
          <w:sz w:val="21"/>
          <w:szCs w:val="21"/>
        </w:rPr>
      </w:pPr>
      <w:r w:rsidRPr="00AB34C5">
        <w:rPr>
          <w:sz w:val="21"/>
          <w:szCs w:val="21"/>
        </w:rPr>
        <w:t xml:space="preserve">Go to the </w:t>
      </w:r>
      <w:r w:rsidR="00912169">
        <w:rPr>
          <w:sz w:val="21"/>
          <w:szCs w:val="21"/>
        </w:rPr>
        <w:t>Add-Ins tab</w:t>
      </w:r>
      <w:r w:rsidRPr="00AB34C5">
        <w:rPr>
          <w:sz w:val="21"/>
          <w:szCs w:val="21"/>
        </w:rPr>
        <w:t xml:space="preserve"> and you will see all the Word Styles from the template that has now been imported into the current document. A Styles toolbar has been generated that will display the different Styles for you to choose from. If this is not present, </w:t>
      </w:r>
      <w:r w:rsidR="00912169">
        <w:rPr>
          <w:sz w:val="21"/>
          <w:szCs w:val="21"/>
        </w:rPr>
        <w:t>type in the following command (</w:t>
      </w:r>
      <w:proofErr w:type="spellStart"/>
      <w:r w:rsidR="00912169">
        <w:rPr>
          <w:sz w:val="21"/>
          <w:szCs w:val="21"/>
        </w:rPr>
        <w:t>Alt+Ctrl+Shift+S</w:t>
      </w:r>
      <w:proofErr w:type="spellEnd"/>
      <w:r w:rsidR="00912169">
        <w:rPr>
          <w:sz w:val="21"/>
          <w:szCs w:val="21"/>
        </w:rPr>
        <w:t xml:space="preserve">) </w:t>
      </w:r>
      <w:r w:rsidRPr="00AB34C5">
        <w:rPr>
          <w:sz w:val="21"/>
          <w:szCs w:val="21"/>
        </w:rPr>
        <w:t>and it should appear. You can close this at any time and then reopen it when needed.</w:t>
      </w:r>
    </w:p>
    <w:p w14:paraId="55B4BEE4" w14:textId="77777777" w:rsidR="00A20EB5" w:rsidRPr="00AB34C5" w:rsidRDefault="00A20EB5" w:rsidP="00A20EB5">
      <w:pPr>
        <w:numPr>
          <w:ilvl w:val="0"/>
          <w:numId w:val="6"/>
        </w:numPr>
        <w:spacing w:after="100"/>
        <w:rPr>
          <w:sz w:val="21"/>
          <w:szCs w:val="21"/>
        </w:rPr>
      </w:pPr>
      <w:r w:rsidRPr="00AB34C5">
        <w:rPr>
          <w:sz w:val="21"/>
          <w:szCs w:val="21"/>
        </w:rPr>
        <w:t xml:space="preserve">Click in the sentence or paragraph and then go to the </w:t>
      </w:r>
      <w:r w:rsidR="00912169">
        <w:rPr>
          <w:sz w:val="21"/>
          <w:szCs w:val="21"/>
        </w:rPr>
        <w:t>Add-Ins tab</w:t>
      </w:r>
      <w:r w:rsidRPr="00AB34C5">
        <w:rPr>
          <w:sz w:val="21"/>
          <w:szCs w:val="21"/>
        </w:rPr>
        <w:t xml:space="preserve"> and select the relevant Word Style.  This will apply the Word Style to the entire text (sentence or paragraph). Do this for all sections of the manuscript.</w:t>
      </w:r>
    </w:p>
    <w:p w14:paraId="120C233F" w14:textId="77777777" w:rsidR="00A20EB5" w:rsidRPr="00AB34C5" w:rsidRDefault="00A20EB5" w:rsidP="00A20EB5">
      <w:pPr>
        <w:numPr>
          <w:ilvl w:val="0"/>
          <w:numId w:val="5"/>
        </w:numPr>
        <w:spacing w:after="100"/>
        <w:rPr>
          <w:sz w:val="21"/>
          <w:szCs w:val="21"/>
        </w:rPr>
      </w:pPr>
      <w:r w:rsidRPr="00AB34C5">
        <w:rPr>
          <w:sz w:val="21"/>
          <w:szCs w:val="21"/>
        </w:rPr>
        <w:t xml:space="preserve">To insert graphics within the text or as a figure, chart, scheme, or table, create a new line and insert the graphic where desired. If your graphic is not visible, ensure that the Word Style is “Normal” with an automatic height adjustment. If the size of the artwork needs to be adjusted, re-size the artwork in your graphics program and re-paste the artwork into the template (maximum width for single-column artwork, 3.3 in. (8.5 cm); maximum width for double-column artwork, 7 in. (17.8 cm)). </w:t>
      </w:r>
      <w:r w:rsidRPr="00AB34C5">
        <w:rPr>
          <w:b/>
          <w:sz w:val="21"/>
          <w:szCs w:val="21"/>
        </w:rPr>
        <w:t>NOTE</w:t>
      </w:r>
      <w:r w:rsidRPr="00AB34C5">
        <w:rPr>
          <w:sz w:val="21"/>
          <w:szCs w:val="21"/>
        </w:rPr>
        <w:t>: If you are submitting a Table of Contents graphic, please insert the graphic at the end of the file.</w:t>
      </w:r>
    </w:p>
    <w:p w14:paraId="76B0E95F" w14:textId="77777777" w:rsidR="00A20EB5" w:rsidRPr="00AB34C5" w:rsidRDefault="00A20EB5" w:rsidP="00A20EB5">
      <w:pPr>
        <w:numPr>
          <w:ilvl w:val="0"/>
          <w:numId w:val="5"/>
        </w:numPr>
        <w:spacing w:after="100"/>
        <w:rPr>
          <w:sz w:val="21"/>
          <w:szCs w:val="21"/>
        </w:rPr>
      </w:pPr>
      <w:r w:rsidRPr="00AB34C5">
        <w:rPr>
          <w:sz w:val="21"/>
          <w:szCs w:val="21"/>
        </w:rPr>
        <w:t>Ensure that page numbers are present on all pages before submitting your manuscript.</w:t>
      </w:r>
    </w:p>
    <w:p w14:paraId="7BF5D845" w14:textId="77777777" w:rsidR="00A20EB5" w:rsidRPr="00AB34C5" w:rsidRDefault="00A20EB5" w:rsidP="00A20EB5">
      <w:pPr>
        <w:numPr>
          <w:ilvl w:val="0"/>
          <w:numId w:val="5"/>
        </w:numPr>
        <w:spacing w:after="100"/>
        <w:rPr>
          <w:sz w:val="21"/>
          <w:szCs w:val="21"/>
        </w:rPr>
      </w:pPr>
      <w:r w:rsidRPr="00AB34C5">
        <w:rPr>
          <w:sz w:val="21"/>
          <w:szCs w:val="21"/>
        </w:rPr>
        <w:t>Delete these instructions and any sections that are not needed.</w:t>
      </w:r>
    </w:p>
    <w:p w14:paraId="2176CB86" w14:textId="77777777" w:rsidR="00A20EB5" w:rsidRPr="00AB34C5" w:rsidRDefault="00A20EB5" w:rsidP="00A20EB5">
      <w:pPr>
        <w:numPr>
          <w:ilvl w:val="0"/>
          <w:numId w:val="5"/>
        </w:numPr>
        <w:spacing w:after="100"/>
        <w:rPr>
          <w:sz w:val="21"/>
          <w:szCs w:val="21"/>
        </w:rPr>
      </w:pPr>
      <w:r w:rsidRPr="00AB34C5">
        <w:rPr>
          <w:sz w:val="21"/>
          <w:szCs w:val="21"/>
        </w:rPr>
        <w:t xml:space="preserve">Save the file with the graphics in place: select </w:t>
      </w:r>
      <w:r w:rsidRPr="00AB34C5">
        <w:rPr>
          <w:b/>
          <w:sz w:val="21"/>
          <w:szCs w:val="21"/>
        </w:rPr>
        <w:t>Save As</w:t>
      </w:r>
      <w:r w:rsidRPr="00AB34C5">
        <w:rPr>
          <w:sz w:val="21"/>
          <w:szCs w:val="21"/>
        </w:rPr>
        <w:t xml:space="preserve"> (</w:t>
      </w:r>
      <w:r w:rsidRPr="00AB34C5">
        <w:rPr>
          <w:b/>
          <w:sz w:val="21"/>
          <w:szCs w:val="21"/>
        </w:rPr>
        <w:t>File</w:t>
      </w:r>
      <w:r w:rsidRPr="00AB34C5">
        <w:rPr>
          <w:sz w:val="21"/>
          <w:szCs w:val="21"/>
        </w:rPr>
        <w:t xml:space="preserve"> menu) and save it as a document file (not a .dot template file).</w:t>
      </w:r>
    </w:p>
    <w:p w14:paraId="656AA247" w14:textId="77777777" w:rsidR="00A20EB5" w:rsidRPr="00A20EB5" w:rsidRDefault="00A20EB5" w:rsidP="00A20EB5">
      <w:pPr>
        <w:numPr>
          <w:ilvl w:val="0"/>
          <w:numId w:val="5"/>
        </w:numPr>
        <w:spacing w:after="100"/>
        <w:rPr>
          <w:sz w:val="22"/>
          <w:szCs w:val="22"/>
        </w:rPr>
      </w:pPr>
      <w:r w:rsidRPr="00A20EB5">
        <w:rPr>
          <w:sz w:val="22"/>
          <w:szCs w:val="22"/>
        </w:rPr>
        <w:t>Proof the manuscript to ensure that all parts of the manuscript are present and clearly legible.</w:t>
      </w:r>
    </w:p>
    <w:p w14:paraId="46E06C63" w14:textId="3114B8D5" w:rsidR="009246AD" w:rsidRDefault="009246AD" w:rsidP="00AB34C5">
      <w:pPr>
        <w:pStyle w:val="BATitle"/>
        <w:jc w:val="left"/>
      </w:pPr>
      <w:r>
        <w:br w:type="page"/>
      </w:r>
      <w:r w:rsidR="00CB15C4" w:rsidRPr="00CB15C4">
        <w:lastRenderedPageBreak/>
        <w:t>Enhancing Confidence in M</w:t>
      </w:r>
      <w:r w:rsidR="00CB15C4">
        <w:t>icroplastic</w:t>
      </w:r>
      <w:r w:rsidR="00CB15C4" w:rsidRPr="00CB15C4">
        <w:t xml:space="preserve"> Spectral Identification via Conformal Prediction</w:t>
      </w:r>
    </w:p>
    <w:p w14:paraId="2AAAEFB4" w14:textId="1FB1B24F" w:rsidR="009246AD" w:rsidRDefault="002A214F" w:rsidP="000E0CA0">
      <w:pPr>
        <w:pStyle w:val="BBAuthorName"/>
      </w:pPr>
      <w:r>
        <w:t xml:space="preserve">Madeline E. </w:t>
      </w:r>
      <w:proofErr w:type="spellStart"/>
      <w:proofErr w:type="gramStart"/>
      <w:r>
        <w:t>Clough</w:t>
      </w:r>
      <w:r w:rsidR="00EA695D">
        <w:t>,</w:t>
      </w:r>
      <w:r w:rsidR="00732E3C" w:rsidRPr="00EA695D">
        <w:rPr>
          <w:vertAlign w:val="superscript"/>
        </w:rPr>
        <w:t>a</w:t>
      </w:r>
      <w:proofErr w:type="spellEnd"/>
      <w:proofErr w:type="gramEnd"/>
      <w:r w:rsidR="001E31F3" w:rsidRPr="00EA695D">
        <w:rPr>
          <w:vertAlign w:val="superscript"/>
        </w:rPr>
        <w:t>‡</w:t>
      </w:r>
      <w:r w:rsidR="00760A3B">
        <w:t xml:space="preserve"> </w:t>
      </w:r>
      <w:r w:rsidR="00416135" w:rsidRPr="00416135">
        <w:t xml:space="preserve">Eduardo Ochoa </w:t>
      </w:r>
      <w:proofErr w:type="spellStart"/>
      <w:r w:rsidR="00416135" w:rsidRPr="00416135">
        <w:t>Rivera</w:t>
      </w:r>
      <w:r w:rsidR="00416135">
        <w:t>,</w:t>
      </w:r>
      <w:r w:rsidR="00F027EB" w:rsidRPr="00B614C5">
        <w:rPr>
          <w:vertAlign w:val="superscript"/>
        </w:rPr>
        <w:t>b</w:t>
      </w:r>
      <w:proofErr w:type="spellEnd"/>
      <w:r w:rsidR="00B614C5" w:rsidRPr="00EA695D">
        <w:rPr>
          <w:vertAlign w:val="superscript"/>
        </w:rPr>
        <w:t>‡</w:t>
      </w:r>
      <w:r w:rsidR="00416135">
        <w:t xml:space="preserve"> </w:t>
      </w:r>
      <w:r w:rsidR="00B40FE1">
        <w:t xml:space="preserve">Andrew P. </w:t>
      </w:r>
      <w:proofErr w:type="spellStart"/>
      <w:r w:rsidR="00B40FE1">
        <w:t>Ault</w:t>
      </w:r>
      <w:r w:rsidR="00BC2DDA">
        <w:t>,</w:t>
      </w:r>
      <w:r w:rsidR="00BC2DDA" w:rsidRPr="00EC6B97">
        <w:rPr>
          <w:vertAlign w:val="superscript"/>
        </w:rPr>
        <w:t>a</w:t>
      </w:r>
      <w:proofErr w:type="spellEnd"/>
      <w:r w:rsidR="00BC2DDA">
        <w:t xml:space="preserve"> </w:t>
      </w:r>
      <w:r w:rsidR="00C41D50">
        <w:t xml:space="preserve">Paul M. </w:t>
      </w:r>
      <w:proofErr w:type="spellStart"/>
      <w:r w:rsidR="00C41D50">
        <w:t>Zimmerman,</w:t>
      </w:r>
      <w:r w:rsidR="00C41D50" w:rsidRPr="00EC6B97">
        <w:rPr>
          <w:vertAlign w:val="superscript"/>
        </w:rPr>
        <w:t>a</w:t>
      </w:r>
      <w:proofErr w:type="spellEnd"/>
      <w:r w:rsidR="00C41D50">
        <w:t xml:space="preserve"> </w:t>
      </w:r>
      <w:r>
        <w:t xml:space="preserve">Anne </w:t>
      </w:r>
      <w:r w:rsidR="00896334">
        <w:t>J</w:t>
      </w:r>
      <w:r>
        <w:t>. McNeil</w:t>
      </w:r>
      <w:r w:rsidR="009B681E">
        <w:t>*</w:t>
      </w:r>
      <w:r w:rsidR="00366C82">
        <w:t>,</w:t>
      </w:r>
      <w:proofErr w:type="spellStart"/>
      <w:r w:rsidR="00B42218" w:rsidRPr="00B614C5">
        <w:rPr>
          <w:vertAlign w:val="superscript"/>
        </w:rPr>
        <w:t>a,</w:t>
      </w:r>
      <w:r w:rsidR="00507A1D">
        <w:rPr>
          <w:vertAlign w:val="superscript"/>
        </w:rPr>
        <w:t>c</w:t>
      </w:r>
      <w:proofErr w:type="spellEnd"/>
      <w:r w:rsidR="00366C82" w:rsidRPr="00366C82">
        <w:t xml:space="preserve"> </w:t>
      </w:r>
      <w:r w:rsidR="00366C82">
        <w:t xml:space="preserve">and </w:t>
      </w:r>
      <w:proofErr w:type="spellStart"/>
      <w:r w:rsidR="00366C82">
        <w:t>Ambuj</w:t>
      </w:r>
      <w:proofErr w:type="spellEnd"/>
      <w:r w:rsidR="00366C82">
        <w:t xml:space="preserve"> Tewari</w:t>
      </w:r>
      <w:r w:rsidR="009B681E">
        <w:t>*</w:t>
      </w:r>
      <w:proofErr w:type="spellStart"/>
      <w:r w:rsidR="00366C82" w:rsidRPr="00B614C5">
        <w:rPr>
          <w:vertAlign w:val="superscript"/>
        </w:rPr>
        <w:t>b</w:t>
      </w:r>
      <w:r w:rsidR="00507A1D">
        <w:rPr>
          <w:vertAlign w:val="superscript"/>
        </w:rPr>
        <w:t>,d</w:t>
      </w:r>
      <w:proofErr w:type="spellEnd"/>
    </w:p>
    <w:p w14:paraId="116EE451" w14:textId="2098CD43" w:rsidR="00960F30" w:rsidRDefault="009712C7" w:rsidP="009712C7">
      <w:pPr>
        <w:pStyle w:val="BCAuthorAddress"/>
        <w:jc w:val="left"/>
      </w:pPr>
      <w:proofErr w:type="spellStart"/>
      <w:r w:rsidRPr="00B42218">
        <w:rPr>
          <w:vertAlign w:val="superscript"/>
        </w:rPr>
        <w:t>a</w:t>
      </w:r>
      <w:r w:rsidR="00960F30">
        <w:t>Department</w:t>
      </w:r>
      <w:proofErr w:type="spellEnd"/>
      <w:r w:rsidR="00960F30">
        <w:t xml:space="preserve"> of Chemistry, University of Michigan, 930 North University Avenue, Ann Arbor, MI 48109-1055, USA</w:t>
      </w:r>
    </w:p>
    <w:p w14:paraId="45231B5B" w14:textId="3EDC32E2" w:rsidR="00B42218" w:rsidRDefault="00B42218" w:rsidP="00B42218">
      <w:pPr>
        <w:pStyle w:val="BIEmailAddress"/>
      </w:pPr>
      <w:bookmarkStart w:id="0" w:name="_Hlk157177868"/>
      <w:proofErr w:type="spellStart"/>
      <w:r w:rsidRPr="00B42218">
        <w:rPr>
          <w:vertAlign w:val="superscript"/>
        </w:rPr>
        <w:t>b</w:t>
      </w:r>
      <w:bookmarkEnd w:id="0"/>
      <w:r w:rsidR="00A54E03" w:rsidRPr="00A54E03">
        <w:t>Department</w:t>
      </w:r>
      <w:proofErr w:type="spellEnd"/>
      <w:r w:rsidR="00A54E03" w:rsidRPr="00A54E03">
        <w:t xml:space="preserve"> of Statistics, University of Michigan, </w:t>
      </w:r>
      <w:r w:rsidR="00E41CFF" w:rsidRPr="00E41CFF">
        <w:t>1085 South University</w:t>
      </w:r>
      <w:r w:rsidR="00483FA2">
        <w:t xml:space="preserve"> Avenue</w:t>
      </w:r>
      <w:r w:rsidR="00E41CFF">
        <w:t>,</w:t>
      </w:r>
      <w:r w:rsidR="00E41CFF" w:rsidRPr="00E41CFF">
        <w:t xml:space="preserve"> </w:t>
      </w:r>
      <w:r w:rsidR="00A54E03" w:rsidRPr="00A54E03">
        <w:t>Ann Arbor, MI 48109</w:t>
      </w:r>
      <w:r w:rsidR="00DD31C3">
        <w:t>-1055</w:t>
      </w:r>
      <w:r w:rsidR="00A54E03" w:rsidRPr="00A54E03">
        <w:t>, USA</w:t>
      </w:r>
    </w:p>
    <w:p w14:paraId="555A6537" w14:textId="289D8AA2" w:rsidR="00CB5FC0" w:rsidRPr="00BD250B" w:rsidRDefault="00CB5FC0" w:rsidP="00A54E03">
      <w:pPr>
        <w:pStyle w:val="BCAuthorAddress"/>
        <w:jc w:val="left"/>
        <w:rPr>
          <w:b/>
          <w:bCs/>
        </w:rPr>
      </w:pPr>
      <w:proofErr w:type="spellStart"/>
      <w:r>
        <w:rPr>
          <w:vertAlign w:val="superscript"/>
        </w:rPr>
        <w:t>c</w:t>
      </w:r>
      <w:r w:rsidR="00507A1D">
        <w:t>Macromolecular</w:t>
      </w:r>
      <w:proofErr w:type="spellEnd"/>
      <w:r w:rsidR="00507A1D">
        <w:t xml:space="preserve"> Science and Engineering Program, University of Michigan, 2300 Hayward Street, Ann Arbor, MI 48109-1055, USA</w:t>
      </w:r>
      <w:r w:rsidR="00507A1D" w:rsidRPr="00A54E03">
        <w:t xml:space="preserve"> </w:t>
      </w:r>
    </w:p>
    <w:p w14:paraId="03B19F8B" w14:textId="14CD7210" w:rsidR="00EA695D" w:rsidRDefault="00B21656" w:rsidP="00960F30">
      <w:pPr>
        <w:pStyle w:val="BCAuthorAddress"/>
        <w:jc w:val="left"/>
      </w:pPr>
      <w:proofErr w:type="spellStart"/>
      <w:r>
        <w:rPr>
          <w:vertAlign w:val="superscript"/>
        </w:rPr>
        <w:t>d</w:t>
      </w:r>
      <w:r w:rsidR="00507A1D" w:rsidRPr="00A54E03">
        <w:t>Department</w:t>
      </w:r>
      <w:proofErr w:type="spellEnd"/>
      <w:r w:rsidR="00507A1D" w:rsidRPr="00A54E03">
        <w:t xml:space="preserve"> of Electrical Engineering and Computer Science, </w:t>
      </w:r>
      <w:r w:rsidR="00507A1D" w:rsidRPr="00804E25">
        <w:t>1301 Beal Ave</w:t>
      </w:r>
      <w:r w:rsidR="00507A1D">
        <w:t xml:space="preserve">nue, </w:t>
      </w:r>
      <w:r w:rsidR="00507A1D" w:rsidRPr="00A54E03">
        <w:t>University of Michigan, Ann Arbor, MI 48109</w:t>
      </w:r>
      <w:r w:rsidR="00507A1D">
        <w:t>-1055</w:t>
      </w:r>
      <w:r w:rsidR="00507A1D" w:rsidRPr="00A54E03">
        <w:t>, USA</w:t>
      </w:r>
    </w:p>
    <w:p w14:paraId="0560BF7A" w14:textId="28DBD6D5" w:rsidR="004F7C3E" w:rsidRPr="004F7C3E" w:rsidRDefault="004F7C3E" w:rsidP="004F7C3E">
      <w:pPr>
        <w:pStyle w:val="BIEmailAddress"/>
      </w:pPr>
      <w:r w:rsidRPr="00EA695D">
        <w:rPr>
          <w:vertAlign w:val="superscript"/>
        </w:rPr>
        <w:t>‡</w:t>
      </w:r>
      <w:r w:rsidRPr="00A54E03">
        <w:t>D</w:t>
      </w:r>
      <w:r>
        <w:t xml:space="preserve">enotes equal contribution of authors. </w:t>
      </w:r>
    </w:p>
    <w:p w14:paraId="6207113E" w14:textId="069E9B93" w:rsidR="000C05CC" w:rsidRPr="00A764EF" w:rsidRDefault="007834A2" w:rsidP="00732E3C">
      <w:pPr>
        <w:pStyle w:val="BGKeywords"/>
      </w:pPr>
      <w:r>
        <w:t xml:space="preserve">KEYWORDS </w:t>
      </w:r>
      <w:r w:rsidR="00DA14CE">
        <w:t>microplastics, conformal prediction, spect</w:t>
      </w:r>
      <w:r w:rsidR="00732E3C">
        <w:t>ral matching</w:t>
      </w:r>
      <w:r w:rsidR="008260F7">
        <w:t xml:space="preserve">, hit quality index, </w:t>
      </w:r>
      <w:r w:rsidR="00AA3DD4">
        <w:t xml:space="preserve">spectral </w:t>
      </w:r>
      <w:proofErr w:type="gramStart"/>
      <w:r w:rsidR="00AA3DD4">
        <w:t>libraries</w:t>
      </w:r>
      <w:proofErr w:type="gramEnd"/>
      <w:r w:rsidR="00683131">
        <w:t xml:space="preserve"> </w:t>
      </w:r>
    </w:p>
    <w:p w14:paraId="442D52F0" w14:textId="70E1DACF" w:rsidR="00683131" w:rsidRDefault="007834A2" w:rsidP="00683131">
      <w:pPr>
        <w:pStyle w:val="BDAbstract"/>
      </w:pPr>
      <w:r>
        <w:t xml:space="preserve">ABSTRACT </w:t>
      </w:r>
      <w:r w:rsidR="006451A2" w:rsidRPr="006451A2">
        <w:t xml:space="preserve">Environmental microplastic identification is dominated by matching unknown </w:t>
      </w:r>
      <w:r w:rsidR="0028116A" w:rsidRPr="006451A2">
        <w:t>s</w:t>
      </w:r>
      <w:r w:rsidR="0028116A">
        <w:t>pectra</w:t>
      </w:r>
      <w:r w:rsidR="0028116A" w:rsidRPr="006451A2">
        <w:t xml:space="preserve"> </w:t>
      </w:r>
      <w:r w:rsidR="006451A2" w:rsidRPr="006451A2">
        <w:t xml:space="preserve">to libraries of standard spectra via database searching. In practice, a researcher </w:t>
      </w:r>
      <w:r w:rsidR="00483FA2">
        <w:t xml:space="preserve">chooses </w:t>
      </w:r>
      <w:r w:rsidR="006451A2" w:rsidRPr="006451A2">
        <w:t xml:space="preserve">the library spectrum that is most </w:t>
      </w:r>
      <w:proofErr w:type="gramStart"/>
      <w:r w:rsidR="006451A2" w:rsidRPr="006451A2">
        <w:t>similar to</w:t>
      </w:r>
      <w:proofErr w:type="gramEnd"/>
      <w:r w:rsidR="006451A2" w:rsidRPr="006451A2">
        <w:t xml:space="preserve"> the unknown spectrum, where the </w:t>
      </w:r>
      <w:r w:rsidR="002C06A1">
        <w:t>likeness</w:t>
      </w:r>
      <w:r w:rsidR="002C06A1" w:rsidRPr="006451A2">
        <w:t xml:space="preserve"> </w:t>
      </w:r>
      <w:r w:rsidR="006451A2" w:rsidRPr="006451A2">
        <w:t>between the</w:t>
      </w:r>
      <w:r w:rsidR="00483FA2">
        <w:t xml:space="preserve"> </w:t>
      </w:r>
      <w:r w:rsidR="0028116A">
        <w:t>two</w:t>
      </w:r>
      <w:r w:rsidR="006451A2" w:rsidRPr="006451A2">
        <w:t xml:space="preserve"> </w:t>
      </w:r>
      <w:r w:rsidR="006451A2" w:rsidRPr="006451A2">
        <w:lastRenderedPageBreak/>
        <w:t xml:space="preserve">spectra is expressed numerically as </w:t>
      </w:r>
      <w:ins w:id="1" w:author="Clough, Madeline" w:date="2024-05-01T18:05:00Z">
        <w:r w:rsidR="001A58F7">
          <w:t>the</w:t>
        </w:r>
      </w:ins>
      <w:del w:id="2" w:author="Clough, Madeline" w:date="2024-05-01T18:05:00Z">
        <w:r w:rsidR="006451A2" w:rsidRPr="006451A2" w:rsidDel="001A58F7">
          <w:delText>a</w:delText>
        </w:r>
      </w:del>
      <w:r w:rsidR="006451A2" w:rsidRPr="006451A2">
        <w:t xml:space="preserve"> hit quality index (HQI). Despite </w:t>
      </w:r>
      <w:r w:rsidR="00483FA2">
        <w:t xml:space="preserve">widespread </w:t>
      </w:r>
      <w:r w:rsidR="006451A2" w:rsidRPr="006451A2">
        <w:t xml:space="preserve">use of HQI thresholds </w:t>
      </w:r>
      <w:r w:rsidR="00483FA2">
        <w:t>in the microplastic literature</w:t>
      </w:r>
      <w:r w:rsidR="006451A2" w:rsidRPr="006451A2">
        <w:t xml:space="preserve">, </w:t>
      </w:r>
      <w:r w:rsidR="00895171" w:rsidRPr="006451A2">
        <w:t xml:space="preserve">in </w:t>
      </w:r>
      <w:r w:rsidR="00895171">
        <w:t>most instances,</w:t>
      </w:r>
      <w:r w:rsidR="00895171" w:rsidRPr="006451A2">
        <w:t xml:space="preserve"> </w:t>
      </w:r>
      <w:r w:rsidR="006451A2" w:rsidRPr="006451A2">
        <w:t xml:space="preserve">the acceptance of a spectral label lacks any associated statistical certainty. </w:t>
      </w:r>
      <w:r w:rsidR="00895171">
        <w:t>To address this gap</w:t>
      </w:r>
      <w:r w:rsidR="006451A2" w:rsidRPr="006451A2">
        <w:t>, we</w:t>
      </w:r>
      <w:r w:rsidR="00895171">
        <w:t xml:space="preserve"> </w:t>
      </w:r>
      <w:del w:id="3" w:author="Clough, Madeline" w:date="2024-04-30T10:56:00Z">
        <w:r w:rsidR="00895171" w:rsidDel="007C13C6">
          <w:delText>report</w:delText>
        </w:r>
      </w:del>
      <w:r w:rsidR="00895171">
        <w:t xml:space="preserve"> herein a</w:t>
      </w:r>
      <w:ins w:id="4" w:author="Clough, Madeline" w:date="2024-04-30T10:56:00Z">
        <w:r w:rsidR="007C13C6">
          <w:t>pply a</w:t>
        </w:r>
      </w:ins>
      <w:r w:rsidR="00CD2785">
        <w:t xml:space="preserve"> statistical framework called conformal prediction</w:t>
      </w:r>
      <w:r w:rsidR="00895171">
        <w:t xml:space="preserve"> </w:t>
      </w:r>
      <w:r w:rsidR="00895171" w:rsidRPr="006451A2">
        <w:t>t</w:t>
      </w:r>
      <w:ins w:id="5" w:author="Clough, Madeline" w:date="2024-04-30T10:56:00Z">
        <w:r w:rsidR="007C13C6">
          <w:t>o</w:t>
        </w:r>
      </w:ins>
      <w:del w:id="6" w:author="Clough, Madeline" w:date="2024-04-30T10:56:00Z">
        <w:r w:rsidR="00895171" w:rsidDel="007C13C6">
          <w:delText>hat</w:delText>
        </w:r>
      </w:del>
      <w:r w:rsidR="00895171" w:rsidRPr="006451A2">
        <w:t xml:space="preserve"> output</w:t>
      </w:r>
      <w:del w:id="7" w:author="Clough, Madeline" w:date="2024-04-30T10:57:00Z">
        <w:r w:rsidR="00895171" w:rsidDel="007C13C6">
          <w:delText>s</w:delText>
        </w:r>
      </w:del>
      <w:r w:rsidR="00895171" w:rsidRPr="006451A2">
        <w:t xml:space="preserve"> a set of possible </w:t>
      </w:r>
      <w:r w:rsidR="00895171">
        <w:t>labels</w:t>
      </w:r>
      <w:r w:rsidR="00895171" w:rsidRPr="006451A2">
        <w:t xml:space="preserve"> </w:t>
      </w:r>
      <w:r w:rsidR="00895171">
        <w:t xml:space="preserve">that contains the </w:t>
      </w:r>
      <w:proofErr w:type="gramStart"/>
      <w:r w:rsidR="009A65C6">
        <w:t>true identity</w:t>
      </w:r>
      <w:proofErr w:type="gramEnd"/>
      <w:r w:rsidR="009A65C6">
        <w:t xml:space="preserve"> of the unknown spectrum</w:t>
      </w:r>
      <w:r w:rsidR="00895171">
        <w:t xml:space="preserve"> </w:t>
      </w:r>
      <w:r w:rsidR="00895171" w:rsidRPr="006451A2">
        <w:t xml:space="preserve">with a user-defined </w:t>
      </w:r>
      <w:r w:rsidR="000D4244">
        <w:t>probability</w:t>
      </w:r>
      <w:r w:rsidR="00326B72">
        <w:t>.</w:t>
      </w:r>
      <w:r w:rsidR="00A9517A">
        <w:t xml:space="preserve"> </w:t>
      </w:r>
      <w:r w:rsidR="006451A2" w:rsidRPr="006451A2">
        <w:t xml:space="preserve">Common microplastic reference libraries of environmentally aged and pristine </w:t>
      </w:r>
      <w:del w:id="8" w:author="Clough, Madeline" w:date="2024-04-30T10:57:00Z">
        <w:r w:rsidR="009A65C6" w:rsidDel="00895591">
          <w:delText>natural and</w:delText>
        </w:r>
        <w:r w:rsidR="00040EA2" w:rsidDel="00895591">
          <w:delText xml:space="preserve"> synthetic</w:delText>
        </w:r>
        <w:r w:rsidR="009A65C6" w:rsidDel="00895591">
          <w:delText xml:space="preserve"> </w:delText>
        </w:r>
      </w:del>
      <w:r w:rsidR="009A65C6">
        <w:t xml:space="preserve">polymeric </w:t>
      </w:r>
      <w:r w:rsidR="00895171">
        <w:t>materials</w:t>
      </w:r>
      <w:r w:rsidR="006451A2" w:rsidRPr="006451A2">
        <w:t xml:space="preserve"> were </w:t>
      </w:r>
      <w:del w:id="9" w:author="Clough, Madeline" w:date="2024-04-30T10:57:00Z">
        <w:r w:rsidR="006451A2" w:rsidRPr="006451A2" w:rsidDel="00895591">
          <w:delText xml:space="preserve">used </w:delText>
        </w:r>
      </w:del>
      <w:ins w:id="10" w:author="Clough, Madeline" w:date="2024-04-30T10:57:00Z">
        <w:r w:rsidR="00895591">
          <w:t xml:space="preserve">employed </w:t>
        </w:r>
      </w:ins>
      <w:r w:rsidR="006451A2" w:rsidRPr="006451A2">
        <w:t xml:space="preserve">to illustrate the benefits of </w:t>
      </w:r>
      <w:r w:rsidR="00895171">
        <w:t>this approach</w:t>
      </w:r>
      <w:r w:rsidR="006027F1">
        <w:t xml:space="preserve"> when used with two similarity metrics to compute HQI</w:t>
      </w:r>
      <w:r w:rsidR="006451A2" w:rsidRPr="006451A2">
        <w:t xml:space="preserve">. </w:t>
      </w:r>
      <w:r w:rsidR="004B39B9">
        <w:t>W</w:t>
      </w:r>
      <w:r w:rsidR="006451A2" w:rsidRPr="006451A2">
        <w:t>e present an adaptable workflow</w:t>
      </w:r>
      <w:r w:rsidR="004B39B9">
        <w:t xml:space="preserve"> using our open-access code</w:t>
      </w:r>
      <w:r w:rsidR="006451A2" w:rsidRPr="006451A2">
        <w:t xml:space="preserve"> </w:t>
      </w:r>
      <w:r w:rsidR="00DD5CA8">
        <w:t xml:space="preserve">to ensure </w:t>
      </w:r>
      <w:r w:rsidR="003A057B">
        <w:t>spectral matching</w:t>
      </w:r>
      <w:r w:rsidR="00DD5CA8">
        <w:t xml:space="preserve"> </w:t>
      </w:r>
      <w:r w:rsidR="00073A9D">
        <w:t>confidence</w:t>
      </w:r>
      <w:r w:rsidR="005F42C2">
        <w:t xml:space="preserve"> for</w:t>
      </w:r>
      <w:r w:rsidR="006451A2" w:rsidRPr="006451A2">
        <w:t xml:space="preserve"> the microplastic community</w:t>
      </w:r>
      <w:r w:rsidR="00671FC5">
        <w:t>, which should</w:t>
      </w:r>
      <w:r w:rsidR="006451A2" w:rsidRPr="006451A2">
        <w:t xml:space="preserve"> reduce manual inspection of spectral matches </w:t>
      </w:r>
      <w:r w:rsidR="00816C9A">
        <w:t>and</w:t>
      </w:r>
      <w:r w:rsidR="006451A2" w:rsidRPr="006451A2">
        <w:t xml:space="preserve"> enhance the robustness of quantification in the microplastic field. </w:t>
      </w:r>
    </w:p>
    <w:p w14:paraId="19D38BBE" w14:textId="6ABFC6CB" w:rsidR="00AB34C5" w:rsidRPr="001F0EB4" w:rsidRDefault="007834A2" w:rsidP="001F0EB4">
      <w:pPr>
        <w:pStyle w:val="SNSynopsisTOC"/>
      </w:pPr>
      <w:r w:rsidRPr="001F0EB4">
        <w:t>SYNOPSIS</w:t>
      </w:r>
      <w:r w:rsidR="00CA496B" w:rsidRPr="001F0EB4">
        <w:t xml:space="preserve"> </w:t>
      </w:r>
      <w:r w:rsidR="00140E97" w:rsidRPr="001F0EB4">
        <w:t>Researchers rely on spectral similarity me</w:t>
      </w:r>
      <w:r w:rsidR="00033F39">
        <w:t>trics</w:t>
      </w:r>
      <w:r w:rsidR="00140E97" w:rsidRPr="001F0EB4">
        <w:t xml:space="preserve"> to assign the polymer identity to unknown microplastic spectra</w:t>
      </w:r>
      <w:r w:rsidR="00F82881" w:rsidRPr="001F0EB4">
        <w:t xml:space="preserve">. We present a statistical framework </w:t>
      </w:r>
      <w:r w:rsidR="009C7597" w:rsidRPr="001F0EB4">
        <w:t xml:space="preserve">for enhanced spectral </w:t>
      </w:r>
      <w:r w:rsidR="00073A9D" w:rsidRPr="001F0EB4">
        <w:t xml:space="preserve">confidence </w:t>
      </w:r>
      <w:r w:rsidR="009C7597" w:rsidRPr="001F0EB4">
        <w:t>and reduced manual evaluation in environmental microplastic quantification and identification.</w:t>
      </w:r>
    </w:p>
    <w:p w14:paraId="6617052C" w14:textId="77777777" w:rsidR="007834A2" w:rsidRDefault="007834A2" w:rsidP="00532554">
      <w:pPr>
        <w:pStyle w:val="TAMainText"/>
      </w:pPr>
    </w:p>
    <w:p w14:paraId="594D8692" w14:textId="13D27D08" w:rsidR="007834A2" w:rsidRDefault="007834A2" w:rsidP="007834A2">
      <w:pPr>
        <w:pStyle w:val="TAMainText"/>
        <w:ind w:firstLine="0"/>
      </w:pPr>
      <w:r>
        <w:t xml:space="preserve">GLOSSARY </w:t>
      </w:r>
    </w:p>
    <w:p w14:paraId="2E06CDA8" w14:textId="4AE1341A" w:rsidR="007834A2" w:rsidRDefault="007834A2" w:rsidP="007834A2">
      <w:pPr>
        <w:pStyle w:val="TAMainText"/>
        <w:ind w:firstLine="0"/>
      </w:pPr>
      <w:r w:rsidRPr="00EC6B97">
        <w:rPr>
          <w:i/>
          <w:iCs/>
        </w:rPr>
        <w:t>Confidence</w:t>
      </w:r>
      <w:r>
        <w:t xml:space="preserve"> – probability that the prediction set contains the correct identity of the unknown </w:t>
      </w:r>
      <w:proofErr w:type="gramStart"/>
      <w:r>
        <w:t>spectrum</w:t>
      </w:r>
      <w:proofErr w:type="gramEnd"/>
    </w:p>
    <w:p w14:paraId="477E0CA3" w14:textId="77777777" w:rsidR="00CF538C" w:rsidRDefault="00CF538C" w:rsidP="00CF538C">
      <w:pPr>
        <w:pStyle w:val="TAMainText"/>
        <w:tabs>
          <w:tab w:val="left" w:pos="6059"/>
        </w:tabs>
        <w:ind w:firstLine="0"/>
      </w:pPr>
      <w:r w:rsidRPr="00D77774">
        <w:rPr>
          <w:i/>
          <w:iCs/>
        </w:rPr>
        <w:t>Conformal prediction</w:t>
      </w:r>
      <w:r>
        <w:t xml:space="preserve"> – machine-learning framework for uncertainty quantification </w:t>
      </w:r>
    </w:p>
    <w:p w14:paraId="203B810F" w14:textId="77777777" w:rsidR="00CF538C" w:rsidRDefault="00CF538C" w:rsidP="00CF538C">
      <w:pPr>
        <w:pStyle w:val="TAMainText"/>
        <w:tabs>
          <w:tab w:val="left" w:pos="6059"/>
        </w:tabs>
        <w:ind w:firstLine="0"/>
      </w:pPr>
      <w:commentRangeStart w:id="11"/>
      <w:commentRangeStart w:id="12"/>
      <w:r w:rsidRPr="00D77774">
        <w:rPr>
          <w:i/>
          <w:iCs/>
        </w:rPr>
        <w:t>Efficiency</w:t>
      </w:r>
      <w:commentRangeEnd w:id="11"/>
      <w:r w:rsidR="006F1237">
        <w:rPr>
          <w:rStyle w:val="CommentReference"/>
        </w:rPr>
        <w:commentReference w:id="11"/>
      </w:r>
      <w:commentRangeEnd w:id="12"/>
      <w:r w:rsidR="00CA492B">
        <w:rPr>
          <w:rStyle w:val="CommentReference"/>
        </w:rPr>
        <w:commentReference w:id="12"/>
      </w:r>
      <w:r w:rsidRPr="00D77774">
        <w:rPr>
          <w:i/>
          <w:iCs/>
        </w:rPr>
        <w:t xml:space="preserve"> </w:t>
      </w:r>
      <w:r>
        <w:t xml:space="preserve">– measure of average prediction set size, where a smaller prediction set is more </w:t>
      </w:r>
      <w:proofErr w:type="gramStart"/>
      <w:r>
        <w:t>efficient</w:t>
      </w:r>
      <w:proofErr w:type="gramEnd"/>
      <w:r>
        <w:t xml:space="preserve"> </w:t>
      </w:r>
    </w:p>
    <w:p w14:paraId="3F1DBBBD" w14:textId="77777777" w:rsidR="00CF538C" w:rsidRDefault="00CF538C" w:rsidP="00CF538C">
      <w:pPr>
        <w:pStyle w:val="TAMainText"/>
        <w:tabs>
          <w:tab w:val="left" w:pos="6059"/>
        </w:tabs>
        <w:ind w:firstLine="0"/>
      </w:pPr>
      <w:r w:rsidRPr="00D77774">
        <w:rPr>
          <w:i/>
          <w:iCs/>
        </w:rPr>
        <w:t xml:space="preserve">Hit quality index </w:t>
      </w:r>
      <w:r>
        <w:t xml:space="preserve">– normalized score of spectral similarity returned by the similarity </w:t>
      </w:r>
      <w:proofErr w:type="gramStart"/>
      <w:r>
        <w:t>metric</w:t>
      </w:r>
      <w:proofErr w:type="gramEnd"/>
      <w:r>
        <w:t xml:space="preserve"> </w:t>
      </w:r>
    </w:p>
    <w:p w14:paraId="56059489" w14:textId="3981B148" w:rsidR="00CF538C" w:rsidRDefault="00CF538C" w:rsidP="00CF538C">
      <w:pPr>
        <w:pStyle w:val="TAMainText"/>
        <w:tabs>
          <w:tab w:val="left" w:pos="6059"/>
        </w:tabs>
        <w:ind w:firstLine="0"/>
      </w:pPr>
      <w:r w:rsidRPr="00B1723F">
        <w:rPr>
          <w:i/>
          <w:iCs/>
        </w:rPr>
        <w:t>Label</w:t>
      </w:r>
      <w:r>
        <w:t xml:space="preserve"> – specific chemical identity</w:t>
      </w:r>
      <w:ins w:id="13" w:author="Clough, Madeline" w:date="2024-05-01T18:09:00Z">
        <w:r w:rsidR="00B1723F">
          <w:t>, or classification,</w:t>
        </w:r>
      </w:ins>
      <w:r>
        <w:t xml:space="preserve"> in </w:t>
      </w:r>
      <w:r w:rsidR="00393F72">
        <w:t xml:space="preserve">a </w:t>
      </w:r>
      <w:r>
        <w:t>reference library</w:t>
      </w:r>
      <w:del w:id="14" w:author="Clough, Madeline" w:date="2024-05-01T18:09:00Z">
        <w:r w:rsidDel="00B1723F">
          <w:delText xml:space="preserve"> </w:delText>
        </w:r>
        <w:r w:rsidDel="00B1723F">
          <w:tab/>
        </w:r>
      </w:del>
    </w:p>
    <w:p w14:paraId="790B902F" w14:textId="2F2C7F2D" w:rsidR="00CF538C" w:rsidDel="00923495" w:rsidRDefault="00CF538C" w:rsidP="00CF538C">
      <w:pPr>
        <w:pStyle w:val="TAMainText"/>
        <w:ind w:firstLine="0"/>
        <w:rPr>
          <w:del w:id="15" w:author="Clough, Madeline" w:date="2024-05-01T13:59:00Z"/>
        </w:rPr>
      </w:pPr>
      <w:del w:id="16" w:author="Clough, Madeline" w:date="2024-05-01T13:59:00Z">
        <w:r w:rsidRPr="00D77774" w:rsidDel="00923495">
          <w:rPr>
            <w:i/>
            <w:iCs/>
          </w:rPr>
          <w:lastRenderedPageBreak/>
          <w:delText>Marginal</w:delText>
        </w:r>
        <w:r w:rsidDel="00923495">
          <w:delText xml:space="preserve"> – average confidence across all spectra, regardless of chemical class</w:delText>
        </w:r>
        <w:r w:rsidR="003020C2" w:rsidDel="00923495">
          <w:delText>ification</w:delText>
        </w:r>
        <w:r w:rsidDel="00923495">
          <w:delText xml:space="preserve"> </w:delText>
        </w:r>
      </w:del>
    </w:p>
    <w:p w14:paraId="109115EB" w14:textId="77777777" w:rsidR="00CF538C" w:rsidRDefault="00CF538C" w:rsidP="00CF538C">
      <w:pPr>
        <w:pStyle w:val="TAMainText"/>
        <w:tabs>
          <w:tab w:val="left" w:pos="6059"/>
        </w:tabs>
        <w:ind w:firstLine="0"/>
      </w:pPr>
      <w:r w:rsidRPr="00D77774">
        <w:rPr>
          <w:i/>
          <w:iCs/>
        </w:rPr>
        <w:t>Prediction set</w:t>
      </w:r>
      <w:r>
        <w:t xml:space="preserve"> – group of labels returned by the conformal prediction </w:t>
      </w:r>
      <w:proofErr w:type="gramStart"/>
      <w:r>
        <w:t>method</w:t>
      </w:r>
      <w:proofErr w:type="gramEnd"/>
    </w:p>
    <w:p w14:paraId="39295A4D" w14:textId="561B368A" w:rsidR="00CF538C" w:rsidRDefault="009450AD" w:rsidP="009450AD">
      <w:pPr>
        <w:pStyle w:val="TAMainText"/>
        <w:tabs>
          <w:tab w:val="left" w:pos="6059"/>
        </w:tabs>
        <w:ind w:firstLine="0"/>
      </w:pPr>
      <w:r w:rsidRPr="00EC6B97">
        <w:rPr>
          <w:i/>
          <w:iCs/>
        </w:rPr>
        <w:t>Prediction set size</w:t>
      </w:r>
      <w:r>
        <w:t xml:space="preserve"> –</w:t>
      </w:r>
      <w:r w:rsidR="00CF538C">
        <w:t xml:space="preserve">number of labels returned by the conformal prediction </w:t>
      </w:r>
      <w:proofErr w:type="gramStart"/>
      <w:r w:rsidR="00CF538C">
        <w:t>method</w:t>
      </w:r>
      <w:proofErr w:type="gramEnd"/>
    </w:p>
    <w:p w14:paraId="01152950" w14:textId="7114D0AC" w:rsidR="00CF538C" w:rsidRDefault="009450AD" w:rsidP="00CF538C">
      <w:pPr>
        <w:pStyle w:val="TAMainText"/>
        <w:ind w:firstLine="0"/>
      </w:pPr>
      <w:r w:rsidRPr="00EC6B97">
        <w:rPr>
          <w:i/>
          <w:iCs/>
        </w:rPr>
        <w:t>Similarity metric</w:t>
      </w:r>
      <w:r>
        <w:t xml:space="preserve"> –</w:t>
      </w:r>
      <w:r w:rsidR="00CF538C">
        <w:t xml:space="preserve"> algorithm to compute spectral likeness </w:t>
      </w:r>
      <w:ins w:id="17" w:author="Clough, Madeline" w:date="2024-05-01T13:59:00Z">
        <w:r w:rsidR="00923495">
          <w:t xml:space="preserve">via a hit quality index </w:t>
        </w:r>
        <w:proofErr w:type="gramStart"/>
        <w:r w:rsidR="00923495">
          <w:t>score</w:t>
        </w:r>
      </w:ins>
      <w:proofErr w:type="gramEnd"/>
    </w:p>
    <w:p w14:paraId="6F33AD3C" w14:textId="6606C95A" w:rsidR="00CF538C" w:rsidRDefault="00CF538C" w:rsidP="00CF538C">
      <w:pPr>
        <w:pStyle w:val="TAMainText"/>
        <w:ind w:firstLine="0"/>
      </w:pPr>
    </w:p>
    <w:p w14:paraId="12688D46" w14:textId="2C89BFEC" w:rsidR="009450AD" w:rsidRDefault="009450AD" w:rsidP="009450AD">
      <w:pPr>
        <w:pStyle w:val="TAMainText"/>
        <w:tabs>
          <w:tab w:val="left" w:pos="6059"/>
        </w:tabs>
        <w:ind w:firstLine="0"/>
      </w:pPr>
    </w:p>
    <w:p w14:paraId="176474BE" w14:textId="77777777" w:rsidR="00095197" w:rsidRDefault="00095197">
      <w:pPr>
        <w:spacing w:after="0"/>
        <w:jc w:val="left"/>
      </w:pPr>
      <w:r>
        <w:br w:type="page"/>
      </w:r>
    </w:p>
    <w:p w14:paraId="0078354A" w14:textId="75B8536A" w:rsidR="007F1AC5" w:rsidRPr="00584A94" w:rsidRDefault="007F1AC5" w:rsidP="007F1AC5">
      <w:pPr>
        <w:pStyle w:val="TAMainText"/>
        <w:ind w:firstLine="0"/>
        <w:rPr>
          <w:b/>
          <w:bCs/>
        </w:rPr>
      </w:pPr>
      <w:r w:rsidRPr="00584A94">
        <w:rPr>
          <w:b/>
          <w:bCs/>
        </w:rPr>
        <w:lastRenderedPageBreak/>
        <w:t>Introduction</w:t>
      </w:r>
    </w:p>
    <w:p w14:paraId="7D59B54C" w14:textId="5F3DC05A" w:rsidR="00F92A14" w:rsidRDefault="00582C56">
      <w:pPr>
        <w:pStyle w:val="TAMainText"/>
      </w:pPr>
      <w:r w:rsidRPr="00582C56">
        <w:t>Identifying microplastics</w:t>
      </w:r>
      <w:r w:rsidR="001A6F74">
        <w:t xml:space="preserve"> (MPs)</w:t>
      </w:r>
      <w:r w:rsidRPr="00582C56">
        <w:t xml:space="preserve"> </w:t>
      </w:r>
      <w:r w:rsidR="00821E66">
        <w:t>is essential</w:t>
      </w:r>
      <w:r w:rsidRPr="00582C56">
        <w:t xml:space="preserve"> to address health and environmental concerns caused by plastic production and pollution.</w:t>
      </w:r>
      <w:r w:rsidR="00E25FEE" w:rsidRPr="00E25FEE">
        <w:t xml:space="preserve"> Microplastics, defined as small</w:t>
      </w:r>
      <w:r w:rsidR="00821E66">
        <w:t xml:space="preserve"> pieces</w:t>
      </w:r>
      <w:r w:rsidR="00E25FEE" w:rsidRPr="00E25FEE">
        <w:t xml:space="preserve"> of plastic between one and 5000 micrometers,</w:t>
      </w:r>
      <w:r w:rsidR="00AD0ABC">
        <w:rPr>
          <w:rStyle w:val="EndnoteReference"/>
        </w:rPr>
        <w:endnoteReference w:id="1"/>
      </w:r>
      <w:r w:rsidR="00EE0CD3">
        <w:t xml:space="preserve"> </w:t>
      </w:r>
      <w:r w:rsidR="00E25FEE" w:rsidRPr="00E25FEE">
        <w:t>have been found in environmental matrices such as seawater,</w:t>
      </w:r>
      <w:r w:rsidR="009E5B96">
        <w:rPr>
          <w:rStyle w:val="EndnoteReference"/>
        </w:rPr>
        <w:endnoteReference w:id="2"/>
      </w:r>
      <w:r w:rsidR="00E25FEE" w:rsidRPr="00E25FEE">
        <w:t xml:space="preserve"> freshwater,</w:t>
      </w:r>
      <w:r w:rsidR="0082037F">
        <w:rPr>
          <w:rStyle w:val="EndnoteReference"/>
        </w:rPr>
        <w:endnoteReference w:id="3"/>
      </w:r>
      <w:r w:rsidR="0082037F" w:rsidRPr="004E7461">
        <w:t xml:space="preserve"> </w:t>
      </w:r>
      <w:r w:rsidR="00E25FEE" w:rsidRPr="00E25FEE">
        <w:t>soil,</w:t>
      </w:r>
      <w:r w:rsidR="00AA2AF9">
        <w:rPr>
          <w:rStyle w:val="EndnoteReference"/>
        </w:rPr>
        <w:endnoteReference w:id="4"/>
      </w:r>
      <w:r w:rsidR="00AA2AF9" w:rsidRPr="004E7461">
        <w:t xml:space="preserve"> </w:t>
      </w:r>
      <w:r w:rsidR="00E25FEE" w:rsidRPr="00E25FEE">
        <w:t>and air.</w:t>
      </w:r>
      <w:r w:rsidR="00ED228A">
        <w:rPr>
          <w:rStyle w:val="EndnoteReference"/>
        </w:rPr>
        <w:endnoteReference w:id="5"/>
      </w:r>
      <w:r w:rsidR="00ED228A" w:rsidRPr="00E25FEE">
        <w:t xml:space="preserve"> </w:t>
      </w:r>
      <w:r w:rsidR="008A4A40">
        <w:t>T</w:t>
      </w:r>
      <w:r w:rsidR="008A4A40" w:rsidRPr="00E25FEE">
        <w:t xml:space="preserve">he extent </w:t>
      </w:r>
      <w:r w:rsidR="008A4A40">
        <w:t xml:space="preserve">of </w:t>
      </w:r>
      <w:r w:rsidR="008A4A40" w:rsidRPr="00E25FEE">
        <w:t>microplastic p</w:t>
      </w:r>
      <w:r w:rsidR="008A4A40">
        <w:t>ollution and their major sources</w:t>
      </w:r>
      <w:ins w:id="23" w:author="Clough, Madeline" w:date="2024-05-01T12:44:00Z">
        <w:r w:rsidR="009D0E3B">
          <w:t xml:space="preserve">, which are hypothesized based on the </w:t>
        </w:r>
        <w:r w:rsidR="003C2176">
          <w:t>polymer identity of the MP,</w:t>
        </w:r>
      </w:ins>
      <w:r w:rsidR="008A4A40">
        <w:t xml:space="preserve"> need to be identified t</w:t>
      </w:r>
      <w:r w:rsidR="00E25FEE" w:rsidRPr="00E25FEE">
        <w:t xml:space="preserve">o develop </w:t>
      </w:r>
      <w:r w:rsidR="00D67D8A" w:rsidRPr="00E25FEE">
        <w:t>remediation</w:t>
      </w:r>
      <w:r w:rsidR="00E25FEE" w:rsidRPr="00E25FEE">
        <w:t xml:space="preserve"> solutions and institute future regulations.</w:t>
      </w:r>
      <w:r w:rsidR="00E25FEE">
        <w:t xml:space="preserve"> </w:t>
      </w:r>
      <w:r w:rsidR="00E25FEE" w:rsidRPr="00E25FEE">
        <w:t>Many researchers have employed techniques such as Fourier transform</w:t>
      </w:r>
      <w:r w:rsidR="00DF1FC7">
        <w:t>-</w:t>
      </w:r>
      <w:r w:rsidR="00E25FEE" w:rsidRPr="00E25FEE">
        <w:t>infrared (FT</w:t>
      </w:r>
      <w:r w:rsidR="00DF1FC7">
        <w:t>-</w:t>
      </w:r>
      <w:r w:rsidR="00E25FEE" w:rsidRPr="00E25FEE">
        <w:t xml:space="preserve">IR) </w:t>
      </w:r>
      <w:ins w:id="24" w:author="Clough, Madeline" w:date="2024-05-01T12:45:00Z">
        <w:r w:rsidR="003C2176">
          <w:t>and</w:t>
        </w:r>
      </w:ins>
      <w:del w:id="25" w:author="Clough, Madeline" w:date="2024-05-01T12:45:00Z">
        <w:r w:rsidR="00E25FEE" w:rsidRPr="00E25FEE" w:rsidDel="003C2176">
          <w:delText>or</w:delText>
        </w:r>
      </w:del>
      <w:r w:rsidR="00E25FEE" w:rsidRPr="00E25FEE">
        <w:t xml:space="preserve"> Raman spectroscopy to </w:t>
      </w:r>
      <w:r w:rsidR="008A4A40">
        <w:t>determine</w:t>
      </w:r>
      <w:r w:rsidR="00E25FEE" w:rsidRPr="00E25FEE">
        <w:t xml:space="preserve"> </w:t>
      </w:r>
      <w:del w:id="26" w:author="Clough, Madeline" w:date="2024-05-01T12:43:00Z">
        <w:r w:rsidR="00E25FEE" w:rsidRPr="00E25FEE" w:rsidDel="009D0E3B">
          <w:delText>a microplastic’s identity</w:delText>
        </w:r>
      </w:del>
      <w:ins w:id="27" w:author="Clough, Madeline" w:date="2024-05-01T12:43:00Z">
        <w:r w:rsidR="009D0E3B">
          <w:t>both the concentration and iden</w:t>
        </w:r>
      </w:ins>
      <w:ins w:id="28" w:author="Clough, Madeline" w:date="2024-05-01T12:44:00Z">
        <w:r w:rsidR="009D0E3B">
          <w:t>tities of MPs in the environment</w:t>
        </w:r>
      </w:ins>
      <w:del w:id="29" w:author="Clough, Madeline" w:date="2024-04-29T12:40:00Z">
        <w:r w:rsidR="00E25FEE" w:rsidRPr="00E25FEE" w:rsidDel="00DC6564">
          <w:delText xml:space="preserve"> and origin</w:delText>
        </w:r>
      </w:del>
      <w:r w:rsidR="00E25FEE" w:rsidRPr="00E25FEE">
        <w:t>.</w:t>
      </w:r>
      <w:r w:rsidR="007B6C30">
        <w:rPr>
          <w:rStyle w:val="EndnoteReference"/>
        </w:rPr>
        <w:endnoteReference w:id="6"/>
      </w:r>
      <w:r w:rsidR="007B6C30" w:rsidRPr="00E25FEE">
        <w:t xml:space="preserve"> </w:t>
      </w:r>
    </w:p>
    <w:p w14:paraId="483CE2B3" w14:textId="54747447" w:rsidR="00E25FEE" w:rsidRDefault="008A4A40" w:rsidP="008C558E">
      <w:pPr>
        <w:pStyle w:val="TAMainText"/>
      </w:pPr>
      <w:r>
        <w:t>In this context</w:t>
      </w:r>
      <w:r w:rsidR="005C1768" w:rsidRPr="005C1768">
        <w:t xml:space="preserve">, automated </w:t>
      </w:r>
      <w:r>
        <w:t>spectral matching</w:t>
      </w:r>
      <w:r w:rsidR="005C1768" w:rsidRPr="005C1768">
        <w:t xml:space="preserve"> has prevailed as a </w:t>
      </w:r>
      <w:ins w:id="32" w:author="Clough, Madeline" w:date="2024-04-30T10:59:00Z">
        <w:r w:rsidR="00084618">
          <w:t xml:space="preserve">practical </w:t>
        </w:r>
      </w:ins>
      <w:r w:rsidR="005C1768" w:rsidRPr="005C1768">
        <w:t>solution to time-intensive manual spectral matching of unknown environmental species to standard reference polymers.</w:t>
      </w:r>
      <w:r w:rsidR="00DA4933">
        <w:rPr>
          <w:rStyle w:val="EndnoteReference"/>
        </w:rPr>
        <w:endnoteReference w:id="7"/>
      </w:r>
      <w:r w:rsidR="00DA4933">
        <w:t xml:space="preserve"> </w:t>
      </w:r>
      <w:r w:rsidR="005C1768" w:rsidRPr="005C1768">
        <w:t xml:space="preserve">Commercial software equipped with spectral library-searching modules, such as </w:t>
      </w:r>
      <w:r w:rsidR="00D65E45">
        <w:t>Bruke</w:t>
      </w:r>
      <w:r w:rsidR="00A4116A">
        <w:t>r</w:t>
      </w:r>
      <w:r w:rsidR="00D65E45">
        <w:t xml:space="preserve">’s </w:t>
      </w:r>
      <w:r w:rsidR="005C1768" w:rsidRPr="005C1768">
        <w:t xml:space="preserve">OPUS, </w:t>
      </w:r>
      <w:proofErr w:type="spellStart"/>
      <w:r w:rsidR="00D65E45">
        <w:t>Thermo</w:t>
      </w:r>
      <w:proofErr w:type="spellEnd"/>
      <w:r w:rsidR="00D65E45">
        <w:t xml:space="preserve"> Fisher’s </w:t>
      </w:r>
      <w:r w:rsidR="005C1768" w:rsidRPr="005C1768">
        <w:t xml:space="preserve">OMNIC, and </w:t>
      </w:r>
      <w:r w:rsidR="00D65E45">
        <w:t xml:space="preserve">Wiley’s </w:t>
      </w:r>
      <w:proofErr w:type="spellStart"/>
      <w:r w:rsidR="005C1768" w:rsidRPr="005C1768">
        <w:t>KnowItAll</w:t>
      </w:r>
      <w:proofErr w:type="spellEnd"/>
      <w:r w:rsidR="005C1768" w:rsidRPr="005C1768">
        <w:t xml:space="preserve"> </w:t>
      </w:r>
      <w:r w:rsidR="00DE26FA">
        <w:t>(KIA)</w:t>
      </w:r>
      <w:r w:rsidR="00D57E35">
        <w:t>,</w:t>
      </w:r>
      <w:r w:rsidR="00DE26FA">
        <w:t xml:space="preserve"> </w:t>
      </w:r>
      <w:r w:rsidR="005C1768" w:rsidRPr="005C1768">
        <w:t xml:space="preserve">have been employed to produce a </w:t>
      </w:r>
      <w:r w:rsidR="00324EFF">
        <w:t>similarity</w:t>
      </w:r>
      <w:r w:rsidR="00324EFF" w:rsidRPr="005C1768">
        <w:t xml:space="preserve"> </w:t>
      </w:r>
      <w:r w:rsidR="005C1768" w:rsidRPr="005C1768">
        <w:t xml:space="preserve">score </w:t>
      </w:r>
      <w:r w:rsidR="00324EFF">
        <w:t>between</w:t>
      </w:r>
      <w:r w:rsidR="005C1768" w:rsidRPr="005C1768">
        <w:t xml:space="preserve"> an unknown spectrum </w:t>
      </w:r>
      <w:r w:rsidR="00324EFF">
        <w:t>and</w:t>
      </w:r>
      <w:r w:rsidR="002E1E24">
        <w:t xml:space="preserve"> a</w:t>
      </w:r>
      <w:r w:rsidR="00324EFF" w:rsidRPr="005C1768">
        <w:t xml:space="preserve"> </w:t>
      </w:r>
      <w:r w:rsidR="005C1768" w:rsidRPr="005C1768">
        <w:t>reference spectr</w:t>
      </w:r>
      <w:r w:rsidR="002E1E24">
        <w:t>um</w:t>
      </w:r>
      <w:r w:rsidR="005C1768" w:rsidRPr="005C1768">
        <w:t>.</w:t>
      </w:r>
      <w:r w:rsidR="00B94392">
        <w:rPr>
          <w:rStyle w:val="EndnoteReference"/>
        </w:rPr>
        <w:endnoteReference w:id="8"/>
      </w:r>
      <w:r w:rsidR="00E577EC" w:rsidRPr="00E577EC">
        <w:rPr>
          <w:vertAlign w:val="superscript"/>
        </w:rPr>
        <w:t>,</w:t>
      </w:r>
      <w:r w:rsidR="00C3290B">
        <w:rPr>
          <w:rStyle w:val="EndnoteReference"/>
        </w:rPr>
        <w:endnoteReference w:id="9"/>
      </w:r>
      <w:r w:rsidR="00E577EC" w:rsidRPr="00E577EC">
        <w:rPr>
          <w:vertAlign w:val="superscript"/>
        </w:rPr>
        <w:t>,</w:t>
      </w:r>
      <w:r w:rsidR="00750914">
        <w:rPr>
          <w:rStyle w:val="EndnoteReference"/>
        </w:rPr>
        <w:endnoteReference w:id="10"/>
      </w:r>
      <w:r w:rsidR="00E577EC">
        <w:t xml:space="preserve"> </w:t>
      </w:r>
      <w:del w:id="42" w:author="Clough, Madeline" w:date="2024-04-29T12:41:00Z">
        <w:r w:rsidR="005C1768" w:rsidRPr="005C1768" w:rsidDel="00A54E74">
          <w:delText>Oftentimes, t</w:delText>
        </w:r>
      </w:del>
      <w:ins w:id="43" w:author="Clough, Madeline" w:date="2024-04-29T12:41:00Z">
        <w:r w:rsidR="00A54E74">
          <w:t>T</w:t>
        </w:r>
      </w:ins>
      <w:r w:rsidR="005C1768" w:rsidRPr="005C1768">
        <w:t>his score of spectral likeness</w:t>
      </w:r>
      <w:r w:rsidR="00183453">
        <w:t xml:space="preserve">, </w:t>
      </w:r>
      <w:ins w:id="44" w:author="Clough, Madeline" w:date="2024-05-01T13:10:00Z">
        <w:r w:rsidR="00664C4E">
          <w:t xml:space="preserve">which is </w:t>
        </w:r>
      </w:ins>
      <w:del w:id="45" w:author="Clough, Madeline" w:date="2024-05-01T12:52:00Z">
        <w:r w:rsidR="00183453" w:rsidDel="001850A1">
          <w:delText>which can be</w:delText>
        </w:r>
      </w:del>
      <w:del w:id="46" w:author="Clough, Madeline" w:date="2024-05-01T13:10:00Z">
        <w:r w:rsidR="00183453" w:rsidDel="00664C4E">
          <w:delText xml:space="preserve"> </w:delText>
        </w:r>
      </w:del>
      <w:r w:rsidR="00183453">
        <w:t xml:space="preserve">computed via </w:t>
      </w:r>
      <w:r w:rsidR="00960E77">
        <w:t>similarity</w:t>
      </w:r>
      <w:r w:rsidR="00183453">
        <w:t xml:space="preserve"> metrics,</w:t>
      </w:r>
      <w:r w:rsidR="005C1768" w:rsidRPr="005C1768">
        <w:t xml:space="preserve"> is referred to as hit quality index (HQI).</w:t>
      </w:r>
      <w:r w:rsidR="00277C03" w:rsidRPr="00277C03">
        <w:rPr>
          <w:vertAlign w:val="superscript"/>
        </w:rPr>
        <w:t>7</w:t>
      </w:r>
      <w:r w:rsidR="005C1768" w:rsidRPr="005C1768">
        <w:t xml:space="preserve"> Researchers commonly use a threshold value of HQI that must be met or exceeded to label unknown spectra with a polymer classification.</w:t>
      </w:r>
      <w:r w:rsidR="00277C03">
        <w:rPr>
          <w:rStyle w:val="EndnoteReference"/>
        </w:rPr>
        <w:endnoteReference w:id="11"/>
      </w:r>
      <w:r w:rsidR="00277C03" w:rsidRPr="005C1768">
        <w:t xml:space="preserve"> </w:t>
      </w:r>
      <w:r w:rsidR="005C1768" w:rsidRPr="005C1768">
        <w:t>However, there is dis</w:t>
      </w:r>
      <w:r w:rsidR="008D0423">
        <w:t>agreement</w:t>
      </w:r>
      <w:r w:rsidR="005C1768" w:rsidRPr="005C1768">
        <w:t xml:space="preserve"> in the literature regarding the meaning expressed by </w:t>
      </w:r>
      <w:ins w:id="47" w:author="Clough, Madeline" w:date="2024-05-01T12:53:00Z">
        <w:r w:rsidR="009B05FB">
          <w:t>the</w:t>
        </w:r>
      </w:ins>
      <w:del w:id="48" w:author="Clough, Madeline" w:date="2024-05-01T12:53:00Z">
        <w:r w:rsidR="005C1768" w:rsidRPr="005C1768" w:rsidDel="009B05FB">
          <w:delText>a</w:delText>
        </w:r>
      </w:del>
      <w:r w:rsidR="005C1768" w:rsidRPr="005C1768">
        <w:t xml:space="preserve"> HQI value, </w:t>
      </w:r>
      <w:r w:rsidR="001000F0" w:rsidRPr="005C1768">
        <w:t>o</w:t>
      </w:r>
      <w:r w:rsidR="001000F0">
        <w:t>ccasionally</w:t>
      </w:r>
      <w:r w:rsidR="001000F0" w:rsidRPr="005C1768">
        <w:t xml:space="preserve"> </w:t>
      </w:r>
      <w:r w:rsidR="005C1768" w:rsidRPr="005C1768">
        <w:t>being referenced as a measure of confidence in a polymer label.</w:t>
      </w:r>
      <w:r w:rsidR="00277C03">
        <w:rPr>
          <w:rStyle w:val="EndnoteReference"/>
        </w:rPr>
        <w:endnoteReference w:id="12"/>
      </w:r>
      <w:r w:rsidR="00277C03" w:rsidRPr="006D030F">
        <w:rPr>
          <w:vertAlign w:val="superscript"/>
        </w:rPr>
        <w:t>,</w:t>
      </w:r>
      <w:r w:rsidR="00277C03">
        <w:rPr>
          <w:rStyle w:val="EndnoteReference"/>
        </w:rPr>
        <w:endnoteReference w:id="13"/>
      </w:r>
      <w:r w:rsidR="00277C03" w:rsidRPr="006D030F">
        <w:rPr>
          <w:vertAlign w:val="superscript"/>
        </w:rPr>
        <w:t>,</w:t>
      </w:r>
      <w:r w:rsidR="00277C03">
        <w:rPr>
          <w:rStyle w:val="EndnoteReference"/>
        </w:rPr>
        <w:endnoteReference w:id="14"/>
      </w:r>
      <w:r w:rsidR="00277C03" w:rsidRPr="00491A73">
        <w:t xml:space="preserve"> </w:t>
      </w:r>
      <w:r w:rsidR="00765A79">
        <w:t>T</w:t>
      </w:r>
      <w:r w:rsidR="00491A73" w:rsidRPr="00491A73">
        <w:t>his assertion of confidence is misleading</w:t>
      </w:r>
      <w:r w:rsidR="00765A79">
        <w:t>, as t</w:t>
      </w:r>
      <w:r w:rsidR="00B71624">
        <w:t xml:space="preserve">he </w:t>
      </w:r>
      <w:r w:rsidR="00491A73" w:rsidRPr="00491A73">
        <w:t xml:space="preserve">HQI does not provide any measure of statistical certainty. Rather, the score simply reflects a </w:t>
      </w:r>
      <w:r w:rsidR="00033F39">
        <w:t>measurement of similarity</w:t>
      </w:r>
      <w:r w:rsidR="00491A73" w:rsidRPr="00491A73">
        <w:t xml:space="preserve"> </w:t>
      </w:r>
      <w:r w:rsidR="00033F39">
        <w:t>between</w:t>
      </w:r>
      <w:r w:rsidR="00491A73" w:rsidRPr="00491A73">
        <w:t xml:space="preserve"> two spectra</w:t>
      </w:r>
      <w:del w:id="51" w:author="Clough, Madeline" w:date="2024-04-24T12:33:00Z">
        <w:r w:rsidDel="00FC327C">
          <w:delText xml:space="preserve"> using </w:delText>
        </w:r>
        <w:r w:rsidRPr="00491A73" w:rsidDel="00FC327C">
          <w:delText xml:space="preserve">metrics such as </w:delText>
        </w:r>
        <w:r w:rsidDel="00FC327C">
          <w:delText>Pearson correlation coefficient</w:delText>
        </w:r>
        <w:r w:rsidRPr="00491A73" w:rsidDel="00FC327C">
          <w:delText xml:space="preserve"> </w:delText>
        </w:r>
        <w:r w:rsidDel="00FC327C">
          <w:delText>(PCC) and Euclidean distance</w:delText>
        </w:r>
      </w:del>
      <w:r>
        <w:t>.</w:t>
      </w:r>
    </w:p>
    <w:p w14:paraId="43282F16" w14:textId="2023AC5C" w:rsidR="006C058C" w:rsidRDefault="008A4A40" w:rsidP="00582C56">
      <w:pPr>
        <w:pStyle w:val="TAMainText"/>
      </w:pPr>
      <w:r>
        <w:t>Because many polymers exhibit similar structures (and therefore spectra)</w:t>
      </w:r>
      <w:r w:rsidRPr="00491A73">
        <w:t xml:space="preserve">, </w:t>
      </w:r>
      <w:r>
        <w:t>and</w:t>
      </w:r>
      <w:ins w:id="52" w:author="Clough, Madeline" w:date="2024-05-01T12:54:00Z">
        <w:r w:rsidR="009B05FB">
          <w:t xml:space="preserve"> because</w:t>
        </w:r>
      </w:ins>
      <w:r w:rsidRPr="00491A73">
        <w:t xml:space="preserve"> vibrational spectra </w:t>
      </w:r>
      <w:r>
        <w:t xml:space="preserve">can change </w:t>
      </w:r>
      <w:r w:rsidRPr="00491A73">
        <w:t>due to environmental aging, labeling unknown spectra</w:t>
      </w:r>
      <w:r>
        <w:t xml:space="preserve"> using </w:t>
      </w:r>
      <w:ins w:id="53" w:author="Clough, Madeline" w:date="2024-04-29T12:42:00Z">
        <w:r w:rsidR="005D30C5">
          <w:t xml:space="preserve">HQI </w:t>
        </w:r>
        <w:r w:rsidR="005D30C5">
          <w:lastRenderedPageBreak/>
          <w:t>scores</w:t>
        </w:r>
      </w:ins>
      <w:del w:id="54" w:author="Clough, Madeline" w:date="2024-04-29T12:42:00Z">
        <w:r w:rsidDel="005D30C5">
          <w:delText>similarity metrics</w:delText>
        </w:r>
      </w:del>
      <w:r>
        <w:t xml:space="preserve"> alone is </w:t>
      </w:r>
      <w:ins w:id="55" w:author="Clough, Madeline" w:date="2024-04-29T12:42:00Z">
        <w:r w:rsidR="005D30C5">
          <w:t>insufficient</w:t>
        </w:r>
      </w:ins>
      <w:del w:id="56" w:author="Clough, Madeline" w:date="2024-04-29T12:42:00Z">
        <w:r w:rsidDel="005D30C5">
          <w:delText>problematic</w:delText>
        </w:r>
      </w:del>
      <w:r w:rsidRPr="00491A73">
        <w:t>.</w:t>
      </w:r>
      <w:r>
        <w:rPr>
          <w:rStyle w:val="EndnoteReference"/>
        </w:rPr>
        <w:endnoteReference w:id="15"/>
      </w:r>
      <w:r>
        <w:t xml:space="preserve"> A better approach </w:t>
      </w:r>
      <w:r w:rsidRPr="00491A73">
        <w:t>for robust MP quantification and sourcing</w:t>
      </w:r>
      <w:r>
        <w:t xml:space="preserve"> would include </w:t>
      </w:r>
      <w:r w:rsidR="00737D22">
        <w:t xml:space="preserve">an indication </w:t>
      </w:r>
      <w:r w:rsidR="00737D22" w:rsidRPr="00737D22">
        <w:t xml:space="preserve">of </w:t>
      </w:r>
      <w:commentRangeStart w:id="59"/>
      <w:r w:rsidR="00491A73" w:rsidRPr="00737D22">
        <w:t>statistical c</w:t>
      </w:r>
      <w:r w:rsidR="00073A9D" w:rsidRPr="00737D22">
        <w:t>ertainty</w:t>
      </w:r>
      <w:r w:rsidR="00491A73" w:rsidRPr="00491A73">
        <w:t xml:space="preserve"> </w:t>
      </w:r>
      <w:commentRangeEnd w:id="59"/>
      <w:r w:rsidR="00664C4E">
        <w:rPr>
          <w:rStyle w:val="CommentReference"/>
        </w:rPr>
        <w:commentReference w:id="59"/>
      </w:r>
      <w:r w:rsidR="00491A73" w:rsidRPr="00491A73">
        <w:t>in</w:t>
      </w:r>
      <w:r w:rsidR="00566B8F">
        <w:t xml:space="preserve"> </w:t>
      </w:r>
      <w:r w:rsidR="00393F72">
        <w:t xml:space="preserve">spectral </w:t>
      </w:r>
      <w:r w:rsidR="00566B8F">
        <w:t>matching</w:t>
      </w:r>
      <w:r w:rsidR="00491A73" w:rsidRPr="00491A73">
        <w:t>.</w:t>
      </w:r>
      <w:r w:rsidR="002E1E24">
        <w:t xml:space="preserve"> A</w:t>
      </w:r>
      <w:r w:rsidR="00491A73" w:rsidRPr="00491A73">
        <w:t>cceptance of a</w:t>
      </w:r>
      <w:r w:rsidR="00822E67">
        <w:t xml:space="preserve">n </w:t>
      </w:r>
      <w:r w:rsidR="00F4104C">
        <w:t xml:space="preserve">identity </w:t>
      </w:r>
      <w:del w:id="60" w:author="Clough, Madeline" w:date="2024-05-01T12:55:00Z">
        <w:r w:rsidR="00F4104C" w:rsidDel="001F735F">
          <w:delText xml:space="preserve">with </w:delText>
        </w:r>
      </w:del>
      <w:ins w:id="61" w:author="Clough, Madeline" w:date="2024-05-01T12:55:00Z">
        <w:r w:rsidR="001F735F">
          <w:t xml:space="preserve">due to </w:t>
        </w:r>
      </w:ins>
      <w:r w:rsidR="00F4104C">
        <w:t>a</w:t>
      </w:r>
      <w:ins w:id="62" w:author="Clough, Madeline" w:date="2024-05-01T18:06:00Z">
        <w:r w:rsidR="001A58F7">
          <w:t>n</w:t>
        </w:r>
      </w:ins>
      <w:del w:id="63" w:author="Clough, Madeline" w:date="2024-05-01T18:06:00Z">
        <w:r w:rsidR="00F4104C" w:rsidDel="001A58F7">
          <w:delText>n</w:delText>
        </w:r>
      </w:del>
      <w:r w:rsidR="00F4104C">
        <w:t xml:space="preserve"> </w:t>
      </w:r>
      <w:r w:rsidR="00822E67">
        <w:t xml:space="preserve">HQI </w:t>
      </w:r>
      <w:r w:rsidR="00491A73" w:rsidRPr="00491A73">
        <w:t xml:space="preserve">score above an arbitrary threshold may lead to misidentification, as indicated by the findings of Lopez-Rosales et al., wherein a threshold of 0.85 led to </w:t>
      </w:r>
      <w:r>
        <w:t xml:space="preserve">an </w:t>
      </w:r>
      <w:r w:rsidR="00491A73" w:rsidRPr="00491A73">
        <w:t xml:space="preserve">overestimation of </w:t>
      </w:r>
      <w:r w:rsidR="001A6F74">
        <w:t>MP</w:t>
      </w:r>
      <w:r w:rsidR="00D36815">
        <w:t xml:space="preserve"> </w:t>
      </w:r>
      <w:r w:rsidR="00113696">
        <w:t>counts</w:t>
      </w:r>
      <w:r w:rsidR="00491A73" w:rsidRPr="00491A73">
        <w:t>.</w:t>
      </w:r>
      <w:r w:rsidR="00D71273">
        <w:rPr>
          <w:rStyle w:val="EndnoteReference"/>
        </w:rPr>
        <w:endnoteReference w:id="16"/>
      </w:r>
      <w:r w:rsidR="00D71273" w:rsidRPr="00491A73">
        <w:t xml:space="preserve"> </w:t>
      </w:r>
      <w:r w:rsidR="00491A73" w:rsidRPr="00491A73">
        <w:t xml:space="preserve">Indeed, voices in the MP community have called for stricter assurances of </w:t>
      </w:r>
      <w:del w:id="64" w:author="Clough, Madeline" w:date="2024-04-30T11:00:00Z">
        <w:r w:rsidR="00491A73" w:rsidRPr="00491A73" w:rsidDel="003E0F54">
          <w:delText xml:space="preserve">correctly labeling </w:delText>
        </w:r>
      </w:del>
      <w:r w:rsidR="00491A73" w:rsidRPr="00491A73">
        <w:t>polymer identity through manual assessment of likeness between unknown spectra and standard references.</w:t>
      </w:r>
      <w:r w:rsidR="00F42293" w:rsidRPr="00F42293">
        <w:rPr>
          <w:vertAlign w:val="superscript"/>
        </w:rPr>
        <w:t>16,</w:t>
      </w:r>
      <w:r w:rsidR="00F42293">
        <w:rPr>
          <w:rStyle w:val="EndnoteReference"/>
        </w:rPr>
        <w:endnoteReference w:id="17"/>
      </w:r>
      <w:r w:rsidR="00F42293">
        <w:t xml:space="preserve"> </w:t>
      </w:r>
    </w:p>
    <w:p w14:paraId="4A4A774D" w14:textId="40AA64CC" w:rsidR="00077CDB" w:rsidRDefault="006C058C" w:rsidP="00582C56">
      <w:pPr>
        <w:pStyle w:val="TAMainText"/>
      </w:pPr>
      <w:r>
        <w:t>To answer this call for increased confidence, s</w:t>
      </w:r>
      <w:r w:rsidR="003A3640" w:rsidRPr="003A3640">
        <w:t xml:space="preserve">ome researchers have </w:t>
      </w:r>
      <w:r w:rsidR="00F4104C">
        <w:t>framed</w:t>
      </w:r>
      <w:r w:rsidR="003A3640" w:rsidRPr="003A3640">
        <w:t xml:space="preserve"> uncertainty in spectral labeling via distributions of errors between automated spectral match scores and expert manual assessments</w:t>
      </w:r>
      <w:r w:rsidR="0024629D">
        <w:t>,</w:t>
      </w:r>
      <w:r w:rsidR="00F42293">
        <w:rPr>
          <w:rStyle w:val="EndnoteReference"/>
        </w:rPr>
        <w:endnoteReference w:id="18"/>
      </w:r>
      <w:r w:rsidR="008D7A04" w:rsidRPr="008D7A04">
        <w:rPr>
          <w:vertAlign w:val="superscript"/>
        </w:rPr>
        <w:t>,</w:t>
      </w:r>
      <w:r w:rsidR="00F42293">
        <w:rPr>
          <w:rStyle w:val="EndnoteReference"/>
        </w:rPr>
        <w:endnoteReference w:id="19"/>
      </w:r>
      <w:r w:rsidR="00F42293" w:rsidRPr="003A3640">
        <w:t xml:space="preserve"> </w:t>
      </w:r>
      <w:r w:rsidR="0024629D">
        <w:t>as well as</w:t>
      </w:r>
      <w:ins w:id="72" w:author="Clough, Madeline" w:date="2024-04-29T12:42:00Z">
        <w:r w:rsidR="005D30C5">
          <w:t xml:space="preserve"> through</w:t>
        </w:r>
      </w:ins>
      <w:r w:rsidR="003A3640" w:rsidRPr="003A3640">
        <w:t xml:space="preserve"> automated correlation scores of samples with known composition.</w:t>
      </w:r>
      <w:r w:rsidR="008D7A04">
        <w:rPr>
          <w:rStyle w:val="EndnoteReference"/>
        </w:rPr>
        <w:endnoteReference w:id="20"/>
      </w:r>
      <w:r w:rsidR="008D7A04" w:rsidRPr="008D7A04">
        <w:rPr>
          <w:vertAlign w:val="superscript"/>
        </w:rPr>
        <w:t>,</w:t>
      </w:r>
      <w:r w:rsidR="008D7A04">
        <w:rPr>
          <w:rStyle w:val="EndnoteReference"/>
        </w:rPr>
        <w:endnoteReference w:id="21"/>
      </w:r>
      <w:r w:rsidR="008D7A04">
        <w:t xml:space="preserve"> </w:t>
      </w:r>
      <w:r w:rsidR="003A3640" w:rsidRPr="00D20CD3">
        <w:t xml:space="preserve">These approaches </w:t>
      </w:r>
      <w:commentRangeStart w:id="73"/>
      <w:r w:rsidR="003A3640" w:rsidRPr="00D20CD3">
        <w:t xml:space="preserve">provide an </w:t>
      </w:r>
      <w:r w:rsidR="003A3640" w:rsidRPr="000B5654">
        <w:rPr>
          <w:highlight w:val="yellow"/>
          <w:rPrChange w:id="74" w:author="Clough, Madeline" w:date="2024-05-01T13:00:00Z">
            <w:rPr/>
          </w:rPrChange>
        </w:rPr>
        <w:t>uncertainty quantification</w:t>
      </w:r>
      <w:r w:rsidR="003A3640" w:rsidRPr="00D20CD3">
        <w:t xml:space="preserve"> for the whole sample </w:t>
      </w:r>
      <w:commentRangeEnd w:id="73"/>
      <w:r w:rsidR="00E272D5">
        <w:rPr>
          <w:rStyle w:val="CommentReference"/>
        </w:rPr>
        <w:commentReference w:id="73"/>
      </w:r>
      <w:r w:rsidR="003A3640" w:rsidRPr="00D20CD3">
        <w:t>(</w:t>
      </w:r>
      <w:r w:rsidR="00E05C4C" w:rsidRPr="00D20CD3">
        <w:t>often expressed as a</w:t>
      </w:r>
      <w:r w:rsidR="003A3640" w:rsidRPr="00D20CD3">
        <w:t xml:space="preserve"> </w:t>
      </w:r>
      <w:r w:rsidR="00E04692" w:rsidRPr="00D20CD3">
        <w:t>f</w:t>
      </w:r>
      <w:r w:rsidR="003A3640" w:rsidRPr="00D20CD3">
        <w:t xml:space="preserve">alse </w:t>
      </w:r>
      <w:r w:rsidR="00E04692" w:rsidRPr="00D20CD3">
        <w:t>n</w:t>
      </w:r>
      <w:r w:rsidR="003A3640" w:rsidRPr="00D20CD3">
        <w:t>egative rate</w:t>
      </w:r>
      <w:r w:rsidR="0092572A">
        <w:t xml:space="preserve"> when environmental plastic spectra are not matched to polymer references</w:t>
      </w:r>
      <w:r w:rsidR="003A3640" w:rsidRPr="00D20CD3">
        <w:t xml:space="preserve">), but for individual spectra they are limited to </w:t>
      </w:r>
      <w:r w:rsidR="00E55642" w:rsidRPr="00D20CD3">
        <w:t>the</w:t>
      </w:r>
      <w:r w:rsidR="00E05C4C" w:rsidRPr="00D20CD3">
        <w:t xml:space="preserve"> acceptance or rejection of a single </w:t>
      </w:r>
      <w:r w:rsidR="00E05C4C" w:rsidRPr="00A509BD">
        <w:t>classification</w:t>
      </w:r>
      <w:r w:rsidR="003A3640" w:rsidRPr="003A3640">
        <w:t>.</w:t>
      </w:r>
      <w:r w:rsidR="00ED2265">
        <w:t xml:space="preserve"> Moreover, these metho</w:t>
      </w:r>
      <w:r w:rsidR="00703CCA">
        <w:t>d</w:t>
      </w:r>
      <w:r w:rsidR="00ED2265">
        <w:t xml:space="preserve">s </w:t>
      </w:r>
      <w:r w:rsidR="00F8021B">
        <w:t>are</w:t>
      </w:r>
      <w:r w:rsidR="00ED2265">
        <w:t xml:space="preserve"> asymptotic</w:t>
      </w:r>
      <w:r w:rsidR="00F8021B">
        <w:t>ally</w:t>
      </w:r>
      <w:r w:rsidR="00ED2265">
        <w:t xml:space="preserve"> </w:t>
      </w:r>
      <w:r w:rsidR="00F8021B">
        <w:t>valid</w:t>
      </w:r>
      <w:r w:rsidR="00E5315A">
        <w:t xml:space="preserve">, meaning the guarantees are </w:t>
      </w:r>
      <w:r w:rsidR="00181BDD">
        <w:t xml:space="preserve">only </w:t>
      </w:r>
      <w:r w:rsidR="00E5315A">
        <w:t xml:space="preserve">valid when the number </w:t>
      </w:r>
      <w:commentRangeStart w:id="75"/>
      <w:r w:rsidR="00E5315A">
        <w:t>of observations</w:t>
      </w:r>
      <w:ins w:id="76" w:author="Clough, Madeline" w:date="2024-04-29T12:43:00Z">
        <w:r w:rsidR="00396016">
          <w:t xml:space="preserve"> (here, spectra)</w:t>
        </w:r>
      </w:ins>
      <w:r w:rsidR="00E5315A">
        <w:t xml:space="preserve"> </w:t>
      </w:r>
      <w:r w:rsidR="00393F72">
        <w:t>nears</w:t>
      </w:r>
      <w:r w:rsidR="00E5315A">
        <w:t xml:space="preserve"> infinity</w:t>
      </w:r>
      <w:commentRangeEnd w:id="75"/>
      <w:r w:rsidR="007145EE">
        <w:rPr>
          <w:rStyle w:val="CommentReference"/>
        </w:rPr>
        <w:commentReference w:id="75"/>
      </w:r>
      <w:r w:rsidR="00ED2265">
        <w:t>.</w:t>
      </w:r>
      <w:r w:rsidR="003A3640" w:rsidRPr="003A3640">
        <w:t xml:space="preserve"> In contrast, methods</w:t>
      </w:r>
      <w:r w:rsidR="00255B10">
        <w:t xml:space="preserve"> such as conformal prediction</w:t>
      </w:r>
      <w:ins w:id="77" w:author="Clough, Madeline" w:date="2024-04-29T12:43:00Z">
        <w:r w:rsidR="00B106C4">
          <w:t xml:space="preserve"> (CP)</w:t>
        </w:r>
      </w:ins>
      <w:r w:rsidR="003A3640" w:rsidRPr="003A3640">
        <w:t xml:space="preserve"> </w:t>
      </w:r>
      <w:r w:rsidR="007750F8" w:rsidRPr="0092305D">
        <w:rPr>
          <w:highlight w:val="yellow"/>
          <w:rPrChange w:id="78" w:author="Clough, Madeline" w:date="2024-05-01T12:59:00Z">
            <w:rPr/>
          </w:rPrChange>
        </w:rPr>
        <w:t>quantify the uncertainty</w:t>
      </w:r>
      <w:r w:rsidR="007750F8">
        <w:t xml:space="preserve"> of</w:t>
      </w:r>
      <w:r w:rsidR="003A3640" w:rsidRPr="003A3640">
        <w:t xml:space="preserve"> individual matches</w:t>
      </w:r>
      <w:r w:rsidR="00D51D72">
        <w:t xml:space="preserve"> and</w:t>
      </w:r>
      <w:r w:rsidR="003A3640" w:rsidRPr="003A3640">
        <w:t xml:space="preserve"> output</w:t>
      </w:r>
      <w:r w:rsidR="00A328EE">
        <w:t xml:space="preserve"> </w:t>
      </w:r>
      <w:r w:rsidR="003A3640" w:rsidRPr="003A3640">
        <w:t>a set of labels with a guarantee</w:t>
      </w:r>
      <w:r w:rsidR="00E9698E">
        <w:t>d</w:t>
      </w:r>
      <w:r w:rsidR="00FB04B8">
        <w:t xml:space="preserve"> confidence</w:t>
      </w:r>
      <w:r w:rsidR="00775AF1">
        <w:t xml:space="preserve"> (</w:t>
      </w:r>
      <w:r w:rsidR="00FB04B8">
        <w:t>or</w:t>
      </w:r>
      <w:r w:rsidR="00E9698E">
        <w:t xml:space="preserve"> probability</w:t>
      </w:r>
      <w:r w:rsidR="00775AF1">
        <w:t>)</w:t>
      </w:r>
      <w:r w:rsidR="00E15055">
        <w:t xml:space="preserve"> that this set contains the </w:t>
      </w:r>
      <w:proofErr w:type="gramStart"/>
      <w:r w:rsidR="00E15055">
        <w:t xml:space="preserve">true </w:t>
      </w:r>
      <w:r w:rsidR="00F26E52">
        <w:t>identity</w:t>
      </w:r>
      <w:proofErr w:type="gramEnd"/>
      <w:r w:rsidR="00F26E52">
        <w:t xml:space="preserve"> of the query spectrum.</w:t>
      </w:r>
      <w:r w:rsidR="001D3B4D">
        <w:t xml:space="preserve"> </w:t>
      </w:r>
    </w:p>
    <w:p w14:paraId="20CB8156" w14:textId="62FD3BCE" w:rsidR="00E334B6" w:rsidRDefault="00E334B6" w:rsidP="00E334B6">
      <w:pPr>
        <w:pStyle w:val="TAMainText"/>
      </w:pPr>
      <w:r>
        <w:t>Conformal prediction</w:t>
      </w:r>
      <w:del w:id="79" w:author="Clough, Madeline" w:date="2024-04-29T12:43:00Z">
        <w:r w:rsidDel="00B106C4">
          <w:delText xml:space="preserve"> (</w:delText>
        </w:r>
      </w:del>
      <w:del w:id="80" w:author="Clough, Madeline" w:date="2024-04-29T12:44:00Z">
        <w:r w:rsidDel="00B106C4">
          <w:delText>CP</w:delText>
        </w:r>
      </w:del>
      <w:del w:id="81" w:author="Clough, Madeline" w:date="2024-04-29T12:43:00Z">
        <w:r w:rsidDel="00B106C4">
          <w:delText>) ,</w:delText>
        </w:r>
      </w:del>
      <w:r>
        <w:t xml:space="preserve">  is a framework that provides a systematic and principled approach to </w:t>
      </w:r>
      <w:r w:rsidRPr="000B5654">
        <w:rPr>
          <w:highlight w:val="yellow"/>
          <w:rPrChange w:id="82" w:author="Clough, Madeline" w:date="2024-05-01T13:00:00Z">
            <w:rPr/>
          </w:rPrChange>
        </w:rPr>
        <w:t>quantifying prediction uncertainty</w:t>
      </w:r>
      <w:r>
        <w:t xml:space="preserve">. Practically, this method generates a prediction set of labels that guarantees a specified level of finite sample confidence, meaning the probability that the correct </w:t>
      </w:r>
      <w:ins w:id="83" w:author="Clough, Madeline" w:date="2024-05-01T13:01:00Z">
        <w:r w:rsidR="000C28FC">
          <w:t xml:space="preserve">spectral </w:t>
        </w:r>
      </w:ins>
      <w:r>
        <w:t xml:space="preserve">label is included in the prediction set is equivalent to the user-defined confidence. CP has been increasingly popular in machine learning, where it is able to provide </w:t>
      </w:r>
      <w:r w:rsidRPr="000C28FC">
        <w:rPr>
          <w:highlight w:val="yellow"/>
          <w:rPrChange w:id="84" w:author="Clough, Madeline" w:date="2024-05-01T13:01:00Z">
            <w:rPr/>
          </w:rPrChange>
        </w:rPr>
        <w:t xml:space="preserve">uncertainty </w:t>
      </w:r>
      <w:r w:rsidRPr="000C28FC">
        <w:rPr>
          <w:highlight w:val="yellow"/>
          <w:rPrChange w:id="85" w:author="Clough, Madeline" w:date="2024-05-01T13:01:00Z">
            <w:rPr/>
          </w:rPrChange>
        </w:rPr>
        <w:lastRenderedPageBreak/>
        <w:t>quantification</w:t>
      </w:r>
      <w:r>
        <w:t xml:space="preserve"> for a </w:t>
      </w:r>
      <w:ins w:id="86" w:author="Clough, Madeline" w:date="2024-04-30T11:00:00Z">
        <w:r w:rsidR="00D00599">
          <w:t xml:space="preserve">given </w:t>
        </w:r>
      </w:ins>
      <w:r>
        <w:t xml:space="preserve">model without the need for retraining, which can be a computationally intensive procedure. </w:t>
      </w:r>
      <w:del w:id="87" w:author="Clough, Madeline" w:date="2024-05-01T13:03:00Z">
        <w:r w:rsidDel="00C35C71">
          <w:delText xml:space="preserve"> </w:delText>
        </w:r>
      </w:del>
      <w:ins w:id="88" w:author="Clough, Madeline" w:date="2024-04-29T12:45:00Z">
        <w:r w:rsidR="003E1E05" w:rsidRPr="003E1E05">
          <w:t xml:space="preserve">Our introduction of CP to the MP community provides </w:t>
        </w:r>
      </w:ins>
      <w:ins w:id="89" w:author="Clough, Madeline" w:date="2024-05-01T13:07:00Z">
        <w:r w:rsidR="00493BA9">
          <w:t>confidence in spectral matching</w:t>
        </w:r>
      </w:ins>
      <w:ins w:id="90" w:author="Clough, Madeline" w:date="2024-04-29T12:45:00Z">
        <w:r w:rsidR="003E1E05" w:rsidRPr="003E1E05">
          <w:t xml:space="preserve"> by extending</w:t>
        </w:r>
      </w:ins>
      <w:ins w:id="91" w:author="Clough, Madeline" w:date="2024-05-01T13:03:00Z">
        <w:r w:rsidR="00C35C71">
          <w:t xml:space="preserve"> the</w:t>
        </w:r>
      </w:ins>
      <w:ins w:id="92" w:author="Clough, Madeline" w:date="2024-04-29T12:45:00Z">
        <w:r w:rsidR="003E1E05" w:rsidRPr="003E1E05">
          <w:t xml:space="preserve"> </w:t>
        </w:r>
      </w:ins>
      <w:ins w:id="93" w:author="Clough, Madeline" w:date="2024-05-01T13:01:00Z">
        <w:r w:rsidR="000C28FC">
          <w:t>accepta</w:t>
        </w:r>
      </w:ins>
      <w:ins w:id="94" w:author="Clough, Madeline" w:date="2024-05-01T13:02:00Z">
        <w:r w:rsidR="000C28FC">
          <w:t>nce of</w:t>
        </w:r>
      </w:ins>
      <w:ins w:id="95" w:author="Clough, Madeline" w:date="2024-05-01T13:01:00Z">
        <w:r w:rsidR="000C28FC">
          <w:t xml:space="preserve"> single</w:t>
        </w:r>
      </w:ins>
      <w:ins w:id="96" w:author="Clough, Madeline" w:date="2024-04-29T12:45:00Z">
        <w:r w:rsidR="003E1E05" w:rsidRPr="003E1E05">
          <w:t xml:space="preserve"> </w:t>
        </w:r>
      </w:ins>
      <w:ins w:id="97" w:author="Clough, Madeline" w:date="2024-05-01T13:01:00Z">
        <w:r w:rsidR="000C28FC">
          <w:t>label</w:t>
        </w:r>
      </w:ins>
      <w:ins w:id="98" w:author="Clough, Madeline" w:date="2024-05-01T13:07:00Z">
        <w:r w:rsidR="00493BA9">
          <w:t xml:space="preserve"> without </w:t>
        </w:r>
        <w:r w:rsidR="008D556E">
          <w:t>any measure of uncertainty</w:t>
        </w:r>
      </w:ins>
      <w:ins w:id="99" w:author="Clough, Madeline" w:date="2024-04-29T12:45:00Z">
        <w:r w:rsidR="003E1E05" w:rsidRPr="003E1E05">
          <w:t xml:space="preserve"> to a set </w:t>
        </w:r>
      </w:ins>
      <w:ins w:id="100" w:author="Clough, Madeline" w:date="2024-05-01T13:05:00Z">
        <w:r w:rsidR="009C49A0">
          <w:t>of</w:t>
        </w:r>
      </w:ins>
      <w:ins w:id="101" w:author="Clough, Madeline" w:date="2024-04-29T12:45:00Z">
        <w:r w:rsidR="003E1E05" w:rsidRPr="003E1E05">
          <w:t xml:space="preserve"> polymer</w:t>
        </w:r>
      </w:ins>
      <w:ins w:id="102" w:author="Clough, Madeline" w:date="2024-05-01T13:04:00Z">
        <w:r w:rsidR="00577FEE">
          <w:t xml:space="preserve"> label</w:t>
        </w:r>
      </w:ins>
      <w:ins w:id="103" w:author="Clough, Madeline" w:date="2024-04-29T12:45:00Z">
        <w:r w:rsidR="003E1E05" w:rsidRPr="003E1E05">
          <w:t>s with a statistical guarantee</w:t>
        </w:r>
      </w:ins>
      <w:ins w:id="104" w:author="Clough, Madeline" w:date="2024-05-01T13:04:00Z">
        <w:r w:rsidR="009C49A0">
          <w:t xml:space="preserve"> that the </w:t>
        </w:r>
        <w:proofErr w:type="gramStart"/>
        <w:r w:rsidR="009C49A0">
          <w:t>true identity</w:t>
        </w:r>
        <w:proofErr w:type="gramEnd"/>
        <w:r w:rsidR="009C49A0">
          <w:t xml:space="preserve"> is </w:t>
        </w:r>
      </w:ins>
      <w:ins w:id="105" w:author="Clough, Madeline" w:date="2024-05-01T13:05:00Z">
        <w:r w:rsidR="009C49A0">
          <w:t>in</w:t>
        </w:r>
      </w:ins>
      <w:ins w:id="106" w:author="Clough, Madeline" w:date="2024-05-01T13:04:00Z">
        <w:r w:rsidR="009C49A0">
          <w:t xml:space="preserve"> the prediction </w:t>
        </w:r>
      </w:ins>
      <w:ins w:id="107" w:author="Clough, Madeline" w:date="2024-05-01T13:05:00Z">
        <w:r w:rsidR="009C49A0">
          <w:t>set</w:t>
        </w:r>
      </w:ins>
      <w:ins w:id="108" w:author="Clough, Madeline" w:date="2024-04-29T12:45:00Z">
        <w:r w:rsidR="003E1E05" w:rsidRPr="003E1E05">
          <w:t xml:space="preserve">. </w:t>
        </w:r>
        <w:commentRangeStart w:id="109"/>
        <w:r w:rsidR="003E1E05" w:rsidRPr="003E1E05">
          <w:t xml:space="preserve">The uncertainty of the </w:t>
        </w:r>
      </w:ins>
      <w:ins w:id="110" w:author="Clough, Madeline" w:date="2024-05-01T13:08:00Z">
        <w:r w:rsidR="00664C4E">
          <w:t>spectral match</w:t>
        </w:r>
      </w:ins>
      <w:ins w:id="111" w:author="Clough, Madeline" w:date="2024-04-29T12:45:00Z">
        <w:r w:rsidR="003E1E05" w:rsidRPr="003E1E05">
          <w:t xml:space="preserve"> is given </w:t>
        </w:r>
      </w:ins>
      <w:ins w:id="112" w:author="Clough, Madeline" w:date="2024-05-01T13:08:00Z">
        <w:r w:rsidR="00664C4E">
          <w:t>by</w:t>
        </w:r>
      </w:ins>
      <w:ins w:id="113" w:author="Clough, Madeline" w:date="2024-04-29T12:45:00Z">
        <w:r w:rsidR="003E1E05" w:rsidRPr="003E1E05">
          <w:t xml:space="preserve"> the size of the prediction set, where prediction sets with few labels indicate a low uncertainty and prediction sets</w:t>
        </w:r>
      </w:ins>
      <w:ins w:id="114" w:author="Clough, Madeline" w:date="2024-05-01T13:08:00Z">
        <w:r w:rsidR="00664C4E">
          <w:t xml:space="preserve"> with many labels</w:t>
        </w:r>
      </w:ins>
      <w:ins w:id="115" w:author="Clough, Madeline" w:date="2024-04-29T12:45:00Z">
        <w:r w:rsidR="003E1E05" w:rsidRPr="003E1E05">
          <w:t xml:space="preserve"> indicate high uncertainty.</w:t>
        </w:r>
      </w:ins>
      <w:commentRangeEnd w:id="109"/>
      <w:ins w:id="116" w:author="Clough, Madeline" w:date="2024-05-01T13:06:00Z">
        <w:r w:rsidR="00493BA9">
          <w:rPr>
            <w:rStyle w:val="CommentReference"/>
          </w:rPr>
          <w:commentReference w:id="109"/>
        </w:r>
      </w:ins>
      <w:del w:id="117" w:author="Clough, Madeline" w:date="2024-04-29T12:45:00Z">
        <w:r w:rsidDel="003E1E05">
          <w:delText xml:space="preserve">Our introduction of CP to the MP community </w:delText>
        </w:r>
        <w:commentRangeStart w:id="118"/>
        <w:commentRangeStart w:id="119"/>
        <w:r w:rsidDel="003E1E05">
          <w:delText xml:space="preserve">herein provides </w:delText>
        </w:r>
        <w:r w:rsidRPr="00D7168D" w:rsidDel="003E1E05">
          <w:rPr>
            <w:highlight w:val="magenta"/>
            <w:rPrChange w:id="120" w:author="Clough, Madeline" w:date="2024-04-29T12:44:00Z">
              <w:rPr/>
            </w:rPrChange>
          </w:rPr>
          <w:delText xml:space="preserve">uncertainty quantification </w:delText>
        </w:r>
        <w:r w:rsidDel="003E1E05">
          <w:delText xml:space="preserve">by setting a spectral matching threshold with a statistical guarantee. </w:delText>
        </w:r>
        <w:commentRangeEnd w:id="118"/>
        <w:r w:rsidR="00D80AC6" w:rsidDel="003E1E05">
          <w:rPr>
            <w:rStyle w:val="CommentReference"/>
          </w:rPr>
          <w:commentReference w:id="118"/>
        </w:r>
        <w:commentRangeEnd w:id="119"/>
        <w:r w:rsidR="00941ACB" w:rsidDel="003E1E05">
          <w:rPr>
            <w:rStyle w:val="CommentReference"/>
          </w:rPr>
          <w:commentReference w:id="119"/>
        </w:r>
      </w:del>
    </w:p>
    <w:p w14:paraId="6BFFB025" w14:textId="5AE51BC3" w:rsidR="00096667" w:rsidDel="00664C4E" w:rsidRDefault="00E334B6" w:rsidP="00E334B6">
      <w:pPr>
        <w:pStyle w:val="TAMainText"/>
        <w:rPr>
          <w:del w:id="121" w:author="Clough, Madeline" w:date="2024-05-01T13:11:00Z"/>
        </w:rPr>
      </w:pPr>
      <w:del w:id="122" w:author="Clough, Madeline" w:date="2024-05-01T13:11:00Z">
        <w:r w:rsidDel="00664C4E">
          <w:delText xml:space="preserve">In CP, the choice of the similarity metric </w:delText>
        </w:r>
      </w:del>
      <w:del w:id="123" w:author="Clough, Madeline" w:date="2024-04-29T12:47:00Z">
        <w:r w:rsidDel="00A03E65">
          <w:delText>(e.g., PCC)</w:delText>
        </w:r>
      </w:del>
      <w:del w:id="124" w:author="Clough, Madeline" w:date="2024-05-01T13:11:00Z">
        <w:r w:rsidDel="00664C4E">
          <w:delText xml:space="preserve"> is crucial because, while the confidence guarantee holds for any similarity metric, different similarity metrics may lead to more or less informative, or efficient, predictions</w:delText>
        </w:r>
      </w:del>
      <w:del w:id="125" w:author="Clough, Madeline" w:date="2024-04-29T12:48:00Z">
        <w:r w:rsidDel="00910C04">
          <w:delText xml:space="preserve">. The efficiency of the prediction set relates to the number of labels returned, where a more efficient metric would return fewer labels. </w:delText>
        </w:r>
      </w:del>
      <w:del w:id="126" w:author="Clough, Madeline" w:date="2024-05-01T13:11:00Z">
        <w:r w:rsidDel="00664C4E">
          <w:delText xml:space="preserve">Thus, </w:delText>
        </w:r>
        <w:commentRangeStart w:id="127"/>
        <w:r w:rsidDel="00664C4E">
          <w:delText xml:space="preserve">exploring different similarity metrics </w:delText>
        </w:r>
        <w:commentRangeEnd w:id="127"/>
        <w:r w:rsidR="00BE065F" w:rsidDel="00664C4E">
          <w:rPr>
            <w:rStyle w:val="CommentReference"/>
          </w:rPr>
          <w:commentReference w:id="127"/>
        </w:r>
        <w:r w:rsidDel="00664C4E">
          <w:delText>is necessary to compare the efficiency of resultant prediction sets. This aspect of CP led us to investigate the nearest neighbor (NN) similarity metric  in addition to the usual correlation-based HQI, improving size of the prediction sets without changing the confidence level.</w:delText>
        </w:r>
      </w:del>
    </w:p>
    <w:p w14:paraId="4212E78D" w14:textId="7BFEB69C" w:rsidR="00FD31A0" w:rsidRDefault="00FD31A0" w:rsidP="00E334B6">
      <w:pPr>
        <w:pStyle w:val="TAMainText"/>
      </w:pPr>
      <w:r w:rsidRPr="00FD31A0">
        <w:t xml:space="preserve">Herein, we first evaluate the spectral correlation </w:t>
      </w:r>
      <w:r w:rsidR="00462E42" w:rsidRPr="00FD31A0">
        <w:t>software</w:t>
      </w:r>
      <w:r w:rsidRPr="00FD31A0">
        <w:t>, methods, and thresholds reported in the recent microplastic literature to establish a baseline of</w:t>
      </w:r>
      <w:ins w:id="128" w:author="Clough, Madeline" w:date="2024-04-30T11:01:00Z">
        <w:r w:rsidR="00690845">
          <w:t xml:space="preserve"> commonly used</w:t>
        </w:r>
      </w:ins>
      <w:r w:rsidRPr="00FD31A0">
        <w:t xml:space="preserve"> automated matching practices in the </w:t>
      </w:r>
      <w:r w:rsidR="001A6F74">
        <w:t>MP</w:t>
      </w:r>
      <w:r w:rsidR="001A6F74" w:rsidRPr="00FD31A0">
        <w:t xml:space="preserve"> </w:t>
      </w:r>
      <w:r w:rsidRPr="00FD31A0">
        <w:t>community.</w:t>
      </w:r>
      <w:r w:rsidR="00B9155F" w:rsidRPr="00B9155F">
        <w:t xml:space="preserve"> </w:t>
      </w:r>
      <w:r w:rsidR="00A12CC9">
        <w:t>We then</w:t>
      </w:r>
      <w:r w:rsidR="00B9155F" w:rsidRPr="00B9155F">
        <w:t xml:space="preserve"> illustrate that the HQI scores generated by a commonly used commercial software lack the clarity needed to confidently </w:t>
      </w:r>
      <w:ins w:id="129" w:author="Clough, Madeline" w:date="2024-05-01T13:12:00Z">
        <w:r w:rsidR="00664C4E">
          <w:t xml:space="preserve">count and </w:t>
        </w:r>
      </w:ins>
      <w:r w:rsidR="00B9155F" w:rsidRPr="00B9155F">
        <w:t xml:space="preserve">label </w:t>
      </w:r>
      <w:ins w:id="130" w:author="Clough, Madeline" w:date="2024-05-01T13:12:00Z">
        <w:r w:rsidR="00664C4E">
          <w:t xml:space="preserve">environmental </w:t>
        </w:r>
      </w:ins>
      <w:r w:rsidR="001A6F74">
        <w:t>MPs</w:t>
      </w:r>
      <w:r w:rsidR="00B9155F" w:rsidRPr="00B9155F">
        <w:t>. Las</w:t>
      </w:r>
      <w:r w:rsidR="004E331C">
        <w:t>t</w:t>
      </w:r>
      <w:r w:rsidR="00B9155F" w:rsidRPr="00B9155F">
        <w:t xml:space="preserve">ly, we demonstrate the advantage of using </w:t>
      </w:r>
      <w:r w:rsidR="00E56638">
        <w:t>CP</w:t>
      </w:r>
      <w:r w:rsidR="00B9155F" w:rsidRPr="00B9155F">
        <w:t xml:space="preserve"> in tandem with </w:t>
      </w:r>
      <w:commentRangeStart w:id="131"/>
      <w:ins w:id="132" w:author="Clough, Madeline" w:date="2024-05-01T13:13:00Z">
        <w:r w:rsidR="00664C4E">
          <w:t xml:space="preserve">two different </w:t>
        </w:r>
      </w:ins>
      <w:proofErr w:type="gramStart"/>
      <w:r w:rsidR="00176724">
        <w:t>similarity</w:t>
      </w:r>
      <w:proofErr w:type="gramEnd"/>
      <w:r w:rsidR="00176724" w:rsidRPr="00B9155F">
        <w:t xml:space="preserve"> </w:t>
      </w:r>
      <w:commentRangeEnd w:id="131"/>
      <w:r w:rsidR="000A6EBE">
        <w:rPr>
          <w:rStyle w:val="CommentReference"/>
        </w:rPr>
        <w:commentReference w:id="131"/>
      </w:r>
      <w:r w:rsidR="00B9155F" w:rsidRPr="00B9155F">
        <w:t xml:space="preserve">metrics </w:t>
      </w:r>
      <w:del w:id="133" w:author="Clough, Madeline" w:date="2024-05-01T13:13:00Z">
        <w:r w:rsidR="00B9155F" w:rsidRPr="00B9155F" w:rsidDel="00664C4E">
          <w:delText xml:space="preserve">such as </w:delText>
        </w:r>
      </w:del>
      <w:del w:id="134" w:author="Clough, Madeline" w:date="2024-05-01T13:14:00Z">
        <w:r w:rsidR="004E331C" w:rsidDel="00D957E3">
          <w:delText>PCC</w:delText>
        </w:r>
        <w:r w:rsidR="00B9155F" w:rsidRPr="00B9155F" w:rsidDel="00D957E3">
          <w:delText xml:space="preserve"> and NN </w:delText>
        </w:r>
      </w:del>
      <w:r w:rsidR="00B9155F" w:rsidRPr="00B9155F">
        <w:t xml:space="preserve">to provide a user-specified level of confidence associated with a label prediction set. Through this work, we aim to provide a workflow to incorporate </w:t>
      </w:r>
      <w:del w:id="135" w:author="Clough, Madeline" w:date="2024-04-30T11:01:00Z">
        <w:r w:rsidR="00073A9D" w:rsidDel="00690845">
          <w:delText>confidence</w:delText>
        </w:r>
        <w:r w:rsidR="00073A9D" w:rsidRPr="00B9155F" w:rsidDel="00690845">
          <w:delText xml:space="preserve"> </w:delText>
        </w:r>
      </w:del>
      <w:ins w:id="136" w:author="Clough, Madeline" w:date="2024-04-30T11:01:00Z">
        <w:r w:rsidR="00690845">
          <w:t>statistical certainty</w:t>
        </w:r>
        <w:r w:rsidR="00690845" w:rsidRPr="00B9155F">
          <w:t xml:space="preserve"> </w:t>
        </w:r>
      </w:ins>
      <w:r w:rsidR="00B9155F" w:rsidRPr="00B9155F">
        <w:t>in microplastic spectral matching</w:t>
      </w:r>
      <w:r w:rsidR="00196BFA">
        <w:t xml:space="preserve"> and establish guidance for HQI thresholding and label acceptance</w:t>
      </w:r>
      <w:r w:rsidR="00B9155F" w:rsidRPr="00B9155F">
        <w:t xml:space="preserve"> for more robust </w:t>
      </w:r>
      <w:r w:rsidR="00760B9C">
        <w:t>environmental MP identification.</w:t>
      </w:r>
    </w:p>
    <w:p w14:paraId="441031AA" w14:textId="77777777" w:rsidR="00B9155F" w:rsidRPr="00582C56" w:rsidRDefault="00B9155F" w:rsidP="00582C56">
      <w:pPr>
        <w:pStyle w:val="TAMainText"/>
      </w:pPr>
    </w:p>
    <w:p w14:paraId="224194CD" w14:textId="74671E65" w:rsidR="008A2430" w:rsidRPr="00644ABA" w:rsidRDefault="008A2430" w:rsidP="007F1AC5">
      <w:pPr>
        <w:pStyle w:val="TAMainText"/>
        <w:ind w:firstLine="0"/>
        <w:rPr>
          <w:b/>
          <w:bCs/>
        </w:rPr>
      </w:pPr>
      <w:r w:rsidRPr="00644ABA">
        <w:rPr>
          <w:b/>
          <w:bCs/>
        </w:rPr>
        <w:t>Methods</w:t>
      </w:r>
    </w:p>
    <w:p w14:paraId="1A489626" w14:textId="339E5741" w:rsidR="00B9155F" w:rsidRPr="00644ABA" w:rsidRDefault="00B9155F" w:rsidP="007F1AC5">
      <w:pPr>
        <w:pStyle w:val="TAMainText"/>
        <w:ind w:firstLine="0"/>
        <w:rPr>
          <w:i/>
          <w:iCs/>
        </w:rPr>
      </w:pPr>
      <w:r w:rsidRPr="00644ABA">
        <w:rPr>
          <w:i/>
          <w:iCs/>
        </w:rPr>
        <w:t>Literature Review</w:t>
      </w:r>
    </w:p>
    <w:p w14:paraId="2E919063" w14:textId="4E461117" w:rsidR="00DD6261" w:rsidRDefault="00E44B62" w:rsidP="003F2A14">
      <w:pPr>
        <w:pStyle w:val="TAMainText"/>
        <w:ind w:firstLine="180"/>
      </w:pPr>
      <w:r>
        <w:t xml:space="preserve">To illustrate the microplastic community’s recent use of library searching </w:t>
      </w:r>
      <w:r w:rsidR="00585FE8">
        <w:t>software</w:t>
      </w:r>
      <w:r>
        <w:t>, metrics, and thresholds, we conducted a Web of Science search for articles published</w:t>
      </w:r>
      <w:r w:rsidR="00BC30FC">
        <w:t xml:space="preserve"> within the last eight months</w:t>
      </w:r>
      <w:r>
        <w:t xml:space="preserve"> </w:t>
      </w:r>
      <w:r w:rsidR="00BC30FC">
        <w:t>at the time of searchin</w:t>
      </w:r>
      <w:r w:rsidR="00D26F8F">
        <w:t xml:space="preserve">g </w:t>
      </w:r>
      <w:r w:rsidR="00BC30FC">
        <w:t>(</w:t>
      </w:r>
      <w:r>
        <w:t>May 2023 to January 2024</w:t>
      </w:r>
      <w:r w:rsidR="00BC30FC">
        <w:t>)</w:t>
      </w:r>
      <w:r>
        <w:t xml:space="preserve">. To limit entries, we specifically targeted papers involving </w:t>
      </w:r>
      <w:r w:rsidR="001A6F74">
        <w:t xml:space="preserve">MP </w:t>
      </w:r>
      <w:r>
        <w:t xml:space="preserve">identification in an oceanic matrix. As this matrix has received the </w:t>
      </w:r>
      <w:r>
        <w:lastRenderedPageBreak/>
        <w:t>greatest attention of all environmental sectors, we expect that the methods used in these articles will best reflect the current state of microplastic spectral matching.</w:t>
      </w:r>
      <w:r w:rsidR="009C3374">
        <w:rPr>
          <w:rStyle w:val="EndnoteReference"/>
        </w:rPr>
        <w:endnoteReference w:id="22"/>
      </w:r>
      <w:r w:rsidR="009C3374">
        <w:t xml:space="preserve"> </w:t>
      </w:r>
      <w:r>
        <w:t xml:space="preserve">Parameters </w:t>
      </w:r>
      <w:r w:rsidR="00DD6261">
        <w:t>of</w:t>
      </w:r>
      <w:r>
        <w:t xml:space="preserve"> our search included the topics of “microplastic*” and “spectroscopy” and “marine”. Ninety-six </w:t>
      </w:r>
      <w:proofErr w:type="gramStart"/>
      <w:ins w:id="137" w:author="Clough, Madeline" w:date="2024-04-29T12:49:00Z">
        <w:r w:rsidR="00FB4E9B">
          <w:t>article</w:t>
        </w:r>
      </w:ins>
      <w:proofErr w:type="gramEnd"/>
      <w:del w:id="138" w:author="Clough, Madeline" w:date="2024-04-29T12:49:00Z">
        <w:r w:rsidDel="00FB4E9B">
          <w:delText>result</w:delText>
        </w:r>
      </w:del>
      <w:r>
        <w:t xml:space="preserve">s were returned by the </w:t>
      </w:r>
      <w:r w:rsidR="00DD6261">
        <w:t xml:space="preserve">database. For each returned record, the data analysis routine was noted. When spectral database matching was used, the software, </w:t>
      </w:r>
      <w:del w:id="139" w:author="Clough, Madeline" w:date="2024-05-01T13:15:00Z">
        <w:r w:rsidR="00DD6261" w:rsidDel="00BC4A00">
          <w:delText xml:space="preserve">matching </w:delText>
        </w:r>
      </w:del>
      <w:ins w:id="140" w:author="Clough, Madeline" w:date="2024-05-01T13:15:00Z">
        <w:r w:rsidR="00BC4A00">
          <w:t xml:space="preserve">similarity </w:t>
        </w:r>
      </w:ins>
      <w:r w:rsidR="00DD6261">
        <w:t xml:space="preserve">metric, and </w:t>
      </w:r>
      <w:ins w:id="141" w:author="Clough, Madeline" w:date="2024-05-01T13:15:00Z">
        <w:r w:rsidR="00BC4A00">
          <w:t xml:space="preserve">HQI </w:t>
        </w:r>
      </w:ins>
      <w:r w:rsidR="00DD6261">
        <w:t xml:space="preserve">threshold were recorded. Publications were excluded from the tabulated results when </w:t>
      </w:r>
      <w:r w:rsidR="009E06F4">
        <w:t xml:space="preserve">neither </w:t>
      </w:r>
      <w:r w:rsidR="00DD6261">
        <w:t xml:space="preserve">FT-IR nor Raman techniques were employed and/or when no unknown MPs were evaluated </w:t>
      </w:r>
      <w:r w:rsidR="00DD6261" w:rsidRPr="00883E6F">
        <w:t>(</w:t>
      </w:r>
      <w:r w:rsidR="00DD6261" w:rsidRPr="00BB4F01">
        <w:rPr>
          <w:highlight w:val="green"/>
          <w:rPrChange w:id="142" w:author="Clough, Madeline" w:date="2024-05-01T13:46:00Z">
            <w:rPr/>
          </w:rPrChange>
        </w:rPr>
        <w:t>Scheme S1</w:t>
      </w:r>
      <w:r w:rsidR="00DD6261" w:rsidRPr="00883E6F">
        <w:t>).</w:t>
      </w:r>
    </w:p>
    <w:p w14:paraId="2CBE3E48" w14:textId="77777777" w:rsidR="000D1666" w:rsidRDefault="000D1666" w:rsidP="00E44B62">
      <w:pPr>
        <w:pStyle w:val="TAMainText"/>
        <w:ind w:firstLine="0"/>
      </w:pPr>
    </w:p>
    <w:p w14:paraId="5692C047" w14:textId="731FF9C7" w:rsidR="00E44B62" w:rsidRPr="00644ABA" w:rsidRDefault="00E44B62" w:rsidP="00E44B62">
      <w:pPr>
        <w:pStyle w:val="TAMainText"/>
        <w:ind w:firstLine="0"/>
        <w:rPr>
          <w:i/>
          <w:iCs/>
        </w:rPr>
      </w:pPr>
      <w:r w:rsidRPr="00644ABA">
        <w:rPr>
          <w:i/>
          <w:iCs/>
        </w:rPr>
        <w:t>Commercial Software Library Searching</w:t>
      </w:r>
    </w:p>
    <w:p w14:paraId="2C989C8B" w14:textId="21592DB5" w:rsidR="00E44B62" w:rsidRPr="00E44B62" w:rsidRDefault="004E331C" w:rsidP="00E44B62">
      <w:pPr>
        <w:pStyle w:val="TAMainText"/>
      </w:pPr>
      <w:r>
        <w:t>T</w:t>
      </w:r>
      <w:r w:rsidR="00E44B62" w:rsidRPr="00E44B62">
        <w:t>he</w:t>
      </w:r>
      <w:r w:rsidR="0020437D">
        <w:t xml:space="preserve"> open-access </w:t>
      </w:r>
      <w:r w:rsidR="00DF1FC7">
        <w:t xml:space="preserve">spectral </w:t>
      </w:r>
      <w:r w:rsidR="00E44B62" w:rsidRPr="00E44B62">
        <w:t xml:space="preserve">databases </w:t>
      </w:r>
      <w:r w:rsidR="0020437D">
        <w:t>“</w:t>
      </w:r>
      <w:r w:rsidR="0020437D" w:rsidRPr="0020437D">
        <w:t>FT</w:t>
      </w:r>
      <w:r w:rsidR="0020437D">
        <w:t>-</w:t>
      </w:r>
      <w:r w:rsidR="0020437D" w:rsidRPr="0020437D">
        <w:t>IR library of plastic particles</w:t>
      </w:r>
      <w:r w:rsidR="0020437D">
        <w:t>” (</w:t>
      </w:r>
      <w:r w:rsidR="00E44B62" w:rsidRPr="00E44B62">
        <w:t>FLOPP</w:t>
      </w:r>
      <w:r w:rsidR="0020437D">
        <w:t>)</w:t>
      </w:r>
      <w:r w:rsidR="00E44B62" w:rsidRPr="00E44B62">
        <w:t xml:space="preserve"> and </w:t>
      </w:r>
      <w:r w:rsidR="00924F0E">
        <w:t>“</w:t>
      </w:r>
      <w:r w:rsidR="00924F0E" w:rsidRPr="00924F0E">
        <w:t>FT</w:t>
      </w:r>
      <w:r w:rsidR="00924F0E">
        <w:t>-</w:t>
      </w:r>
      <w:r w:rsidR="00924F0E" w:rsidRPr="00924F0E">
        <w:t>IR library of plastic particles sourced from the environment</w:t>
      </w:r>
      <w:r w:rsidR="00924F0E">
        <w:t>”</w:t>
      </w:r>
      <w:r w:rsidR="00924F0E" w:rsidRPr="00924F0E">
        <w:t xml:space="preserve"> </w:t>
      </w:r>
      <w:r w:rsidR="0020437D">
        <w:t>(</w:t>
      </w:r>
      <w:r w:rsidR="00E44B62" w:rsidRPr="00E44B62">
        <w:t>FLOPP-e</w:t>
      </w:r>
      <w:r w:rsidR="0020437D">
        <w:t>)</w:t>
      </w:r>
      <w:r w:rsidR="00E44B62" w:rsidRPr="00E44B62">
        <w:t xml:space="preserve"> were chosen for </w:t>
      </w:r>
      <w:ins w:id="143" w:author="Clough, Madeline" w:date="2024-05-01T13:16:00Z">
        <w:r w:rsidR="00FD22EB">
          <w:t xml:space="preserve">matching with </w:t>
        </w:r>
      </w:ins>
      <w:r w:rsidR="00E44B62" w:rsidRPr="00E44B62">
        <w:t xml:space="preserve">commercial software </w:t>
      </w:r>
      <w:del w:id="144" w:author="Clough, Madeline" w:date="2024-05-01T13:16:00Z">
        <w:r w:rsidR="00E44B62" w:rsidRPr="00E44B62" w:rsidDel="00FD22EB">
          <w:delText xml:space="preserve">matching </w:delText>
        </w:r>
      </w:del>
      <w:r w:rsidR="00E44B62" w:rsidRPr="00E44B62">
        <w:t xml:space="preserve">due to their </w:t>
      </w:r>
      <w:del w:id="145" w:author="Clough, Madeline" w:date="2024-04-29T12:49:00Z">
        <w:r w:rsidR="00E44B62" w:rsidRPr="00E44B62" w:rsidDel="00FB4E9B">
          <w:delText xml:space="preserve">availability </w:delText>
        </w:r>
      </w:del>
      <w:ins w:id="146" w:author="Clough, Madeline" w:date="2024-04-29T12:49:00Z">
        <w:r w:rsidR="00FB4E9B" w:rsidRPr="00E44B62">
          <w:t>a</w:t>
        </w:r>
        <w:r w:rsidR="00FB4E9B">
          <w:t>ccessibility</w:t>
        </w:r>
        <w:r w:rsidR="00FB4E9B" w:rsidRPr="00E44B62">
          <w:t xml:space="preserve"> </w:t>
        </w:r>
      </w:ins>
      <w:r w:rsidR="00E44B62" w:rsidRPr="00E44B62">
        <w:t xml:space="preserve">and </w:t>
      </w:r>
      <w:r w:rsidR="009E06F4">
        <w:t xml:space="preserve">widespread </w:t>
      </w:r>
      <w:r w:rsidR="00E44B62" w:rsidRPr="00E44B62">
        <w:t>use in the microplastic community.</w:t>
      </w:r>
      <w:r w:rsidR="00D67F2E">
        <w:rPr>
          <w:rStyle w:val="EndnoteReference"/>
        </w:rPr>
        <w:endnoteReference w:id="23"/>
      </w:r>
      <w:r w:rsidR="00D67F2E" w:rsidRPr="00E44B62">
        <w:t xml:space="preserve"> </w:t>
      </w:r>
      <w:r w:rsidR="00E44B62" w:rsidRPr="00E44B62">
        <w:t xml:space="preserve">All individual spectra belonging to the polyethylene (PE) and polypropylene (PP) classes available in the FLOPP-e library were downloaded as .csv files and uploaded to </w:t>
      </w:r>
      <w:r w:rsidR="00D87C42">
        <w:t>Wiley’s</w:t>
      </w:r>
      <w:r w:rsidR="00E44B62" w:rsidRPr="00E44B62">
        <w:t xml:space="preserve"> </w:t>
      </w:r>
      <w:proofErr w:type="spellStart"/>
      <w:r w:rsidR="00E44B62" w:rsidRPr="00E44B62">
        <w:t>KnowItAll</w:t>
      </w:r>
      <w:proofErr w:type="spellEnd"/>
      <w:r w:rsidR="00D87C42">
        <w:t xml:space="preserve"> </w:t>
      </w:r>
      <w:proofErr w:type="spellStart"/>
      <w:r w:rsidR="00E44B62" w:rsidRPr="00E44B62">
        <w:t>SearchIt</w:t>
      </w:r>
      <w:proofErr w:type="spellEnd"/>
      <w:r w:rsidR="00E44B62" w:rsidRPr="00E44B62">
        <w:t xml:space="preserve"> function. These polymer</w:t>
      </w:r>
      <w:r w:rsidR="00DD7F40">
        <w:t>s</w:t>
      </w:r>
      <w:r w:rsidR="00E44B62" w:rsidRPr="00E44B62">
        <w:t xml:space="preserve"> were chosen because they had the greatest number of example spectra in the </w:t>
      </w:r>
      <w:r w:rsidR="003F2A14" w:rsidRPr="00E44B62">
        <w:t>environmentally aged</w:t>
      </w:r>
      <w:r w:rsidR="00E44B62" w:rsidRPr="00E44B62">
        <w:t xml:space="preserve"> </w:t>
      </w:r>
      <w:ins w:id="149" w:author="Clough, Madeline" w:date="2024-04-30T11:02:00Z">
        <w:r w:rsidR="00A81F3D">
          <w:t xml:space="preserve">FLOPP-e </w:t>
        </w:r>
      </w:ins>
      <w:r w:rsidR="00E44B62" w:rsidRPr="00E44B62">
        <w:t>library (49 and 66</w:t>
      </w:r>
      <w:ins w:id="150" w:author="Clough, Madeline" w:date="2024-04-30T11:02:00Z">
        <w:r w:rsidR="00A81F3D">
          <w:t xml:space="preserve"> for PE and PP</w:t>
        </w:r>
      </w:ins>
      <w:r w:rsidR="00E44B62" w:rsidRPr="00E44B62">
        <w:t xml:space="preserve">, respectively). For each spectrum, transmission mode was </w:t>
      </w:r>
      <w:r w:rsidR="00575DBA" w:rsidRPr="00E44B62">
        <w:t>indicated,</w:t>
      </w:r>
      <w:r w:rsidR="00E44B62" w:rsidRPr="00E44B62">
        <w:t xml:space="preserve"> and a single component search was performed using the default settings of correlation method and optimized corrections</w:t>
      </w:r>
      <w:r w:rsidR="003138B1">
        <w:t>.</w:t>
      </w:r>
      <w:r w:rsidR="003138B1">
        <w:rPr>
          <w:rStyle w:val="EndnoteReference"/>
        </w:rPr>
        <w:endnoteReference w:id="24"/>
      </w:r>
      <w:r w:rsidR="003138B1" w:rsidRPr="00E44B62">
        <w:t xml:space="preserve"> </w:t>
      </w:r>
      <w:r w:rsidR="00E44B62" w:rsidRPr="00E44B62">
        <w:t>A spectral inclusion window was drawn from 4000 to 650 cm</w:t>
      </w:r>
      <w:r w:rsidR="00E44B62" w:rsidRPr="00883E6F">
        <w:rPr>
          <w:vertAlign w:val="superscript"/>
        </w:rPr>
        <w:t>-1</w:t>
      </w:r>
      <w:r w:rsidR="00E44B62" w:rsidRPr="00E44B62">
        <w:t xml:space="preserve"> to include </w:t>
      </w:r>
      <w:r w:rsidR="009E06F4">
        <w:t xml:space="preserve">only </w:t>
      </w:r>
      <w:r w:rsidR="00E44B62" w:rsidRPr="00E44B62">
        <w:t>regions of the spectra where data had been collected.</w:t>
      </w:r>
      <w:r w:rsidR="00CD3DAD" w:rsidRPr="00CD3DAD">
        <w:rPr>
          <w:vertAlign w:val="superscript"/>
        </w:rPr>
        <w:t>27</w:t>
      </w:r>
      <w:r w:rsidR="00E44B62" w:rsidRPr="00E44B62">
        <w:t xml:space="preserve"> Each spectrum was searched for correlation with </w:t>
      </w:r>
      <w:r w:rsidR="008D02F3">
        <w:t>pristine</w:t>
      </w:r>
      <w:r w:rsidR="008D02F3" w:rsidRPr="00E44B62">
        <w:t xml:space="preserve"> </w:t>
      </w:r>
      <w:r w:rsidR="00E44B62" w:rsidRPr="00E44B62">
        <w:t xml:space="preserve">polymers in the FLOPP library and the hit list was </w:t>
      </w:r>
      <w:r w:rsidR="008D02F3" w:rsidRPr="00E44B62">
        <w:t>documented</w:t>
      </w:r>
      <w:r w:rsidR="00E44B62" w:rsidRPr="00E44B62">
        <w:t xml:space="preserve">. The highest </w:t>
      </w:r>
      <w:ins w:id="152" w:author="Clough, Madeline" w:date="2024-05-01T13:17:00Z">
        <w:r w:rsidR="00FD22EB">
          <w:t xml:space="preserve">HQI </w:t>
        </w:r>
      </w:ins>
      <w:r w:rsidR="00E44B62" w:rsidRPr="00E44B62">
        <w:t>score and label</w:t>
      </w:r>
      <w:ins w:id="153" w:author="Clough, Madeline" w:date="2024-05-01T13:17:00Z">
        <w:r w:rsidR="00FD22EB">
          <w:t>,</w:t>
        </w:r>
      </w:ins>
      <w:r w:rsidR="00E44B62" w:rsidRPr="00E44B62">
        <w:t xml:space="preserve"> as well as the number of matches and number of polymer classes yielding HQI </w:t>
      </w:r>
      <w:r w:rsidR="00E44B62">
        <w:rPr>
          <w:rFonts w:cs="Times"/>
        </w:rPr>
        <w:t>≥</w:t>
      </w:r>
      <w:r w:rsidR="00E44B62">
        <w:t xml:space="preserve"> </w:t>
      </w:r>
      <w:ins w:id="154" w:author="Clough, Madeline" w:date="2024-04-29T12:50:00Z">
        <w:r w:rsidR="00BB4DE8">
          <w:t>0.</w:t>
        </w:r>
      </w:ins>
      <w:r w:rsidR="00E44B62" w:rsidRPr="00E44B62">
        <w:t>7</w:t>
      </w:r>
      <w:del w:id="155" w:author="Clough, Madeline" w:date="2024-04-29T12:50:00Z">
        <w:r w:rsidR="00E44B62" w:rsidRPr="00E44B62" w:rsidDel="00BB4DE8">
          <w:delText>0</w:delText>
        </w:r>
      </w:del>
      <w:r w:rsidR="00E44B62" w:rsidRPr="00E44B62">
        <w:t xml:space="preserve"> </w:t>
      </w:r>
      <w:ins w:id="156" w:author="Clough, Madeline" w:date="2024-04-29T12:50:00Z">
        <w:r w:rsidR="00DC5E9C" w:rsidRPr="00DC5E9C">
          <w:t xml:space="preserve">(a common literature threshold of HQI), </w:t>
        </w:r>
      </w:ins>
      <w:r w:rsidR="00E44B62" w:rsidRPr="00E44B62">
        <w:t>were recorded.</w:t>
      </w:r>
    </w:p>
    <w:p w14:paraId="4901F8BF" w14:textId="77777777" w:rsidR="00E44B62" w:rsidRDefault="00E44B62" w:rsidP="007F1AC5">
      <w:pPr>
        <w:pStyle w:val="TAMainText"/>
        <w:ind w:firstLine="0"/>
      </w:pPr>
    </w:p>
    <w:p w14:paraId="06DF094F" w14:textId="08A3E75B" w:rsidR="0079072D" w:rsidRPr="00644ABA" w:rsidRDefault="0000536C" w:rsidP="007F1AC5">
      <w:pPr>
        <w:pStyle w:val="TAMainText"/>
        <w:ind w:firstLine="0"/>
        <w:rPr>
          <w:i/>
          <w:iCs/>
        </w:rPr>
      </w:pPr>
      <w:r w:rsidRPr="00644ABA">
        <w:rPr>
          <w:i/>
          <w:iCs/>
        </w:rPr>
        <w:t>Similarity</w:t>
      </w:r>
      <w:r w:rsidR="00E64B1D" w:rsidRPr="00644ABA">
        <w:rPr>
          <w:i/>
          <w:iCs/>
        </w:rPr>
        <w:t xml:space="preserve"> Metrics Used </w:t>
      </w:r>
      <w:r w:rsidR="009F2758" w:rsidRPr="00644ABA">
        <w:rPr>
          <w:i/>
          <w:iCs/>
        </w:rPr>
        <w:t>to</w:t>
      </w:r>
      <w:r w:rsidR="00E64B1D" w:rsidRPr="00644ABA">
        <w:rPr>
          <w:i/>
          <w:iCs/>
        </w:rPr>
        <w:t xml:space="preserve"> Comput</w:t>
      </w:r>
      <w:r w:rsidR="009F2758" w:rsidRPr="00644ABA">
        <w:rPr>
          <w:i/>
          <w:iCs/>
        </w:rPr>
        <w:t>e</w:t>
      </w:r>
      <w:r w:rsidR="00E64B1D" w:rsidRPr="00644ABA">
        <w:rPr>
          <w:i/>
          <w:iCs/>
        </w:rPr>
        <w:t xml:space="preserve"> Hit Quality Index</w:t>
      </w:r>
    </w:p>
    <w:p w14:paraId="05C6395F" w14:textId="1C31C44A" w:rsidR="00664C4E" w:rsidRPr="00B26B22" w:rsidRDefault="00664C4E">
      <w:pPr>
        <w:pStyle w:val="TAMainText"/>
        <w:rPr>
          <w:ins w:id="157" w:author="Clough, Madeline" w:date="2024-05-01T13:11:00Z"/>
        </w:rPr>
        <w:pPrChange w:id="158" w:author="Clough, Madeline" w:date="2024-05-01T13:12:00Z">
          <w:pPr>
            <w:pStyle w:val="TAMainText"/>
            <w:ind w:firstLine="180"/>
          </w:pPr>
        </w:pPrChange>
      </w:pPr>
      <w:ins w:id="159" w:author="Clough, Madeline" w:date="2024-05-01T13:11:00Z">
        <w:r w:rsidRPr="00B26B22">
          <w:t xml:space="preserve">In CP, the choice of the similarity metric used to compute the HQI is crucial because, while the confidence guarantee holds for any similarity metric, different similarity metrics may lead to </w:t>
        </w:r>
        <w:proofErr w:type="gramStart"/>
        <w:r w:rsidRPr="00B26B22">
          <w:t>more or less informative</w:t>
        </w:r>
        <w:proofErr w:type="gramEnd"/>
        <w:r w:rsidRPr="00B26B22">
          <w:t xml:space="preserve">, or efficient, predictions. The efficiency of the prediction set relates to the number of labels returned, where a more efficient metric would return fewer </w:t>
        </w:r>
        <w:commentRangeStart w:id="160"/>
        <w:r w:rsidRPr="00CC49A2">
          <w:rPr>
            <w:rPrChange w:id="161" w:author="Clough, Madeline" w:date="2024-05-01T14:03:00Z">
              <w:rPr>
                <w:highlight w:val="yellow"/>
              </w:rPr>
            </w:rPrChange>
          </w:rPr>
          <w:t>labels and then quantify more accurately the underlying uncertainty of the predictions</w:t>
        </w:r>
      </w:ins>
      <w:commentRangeEnd w:id="160"/>
      <w:ins w:id="162" w:author="Clough, Madeline" w:date="2024-05-01T13:25:00Z">
        <w:r w:rsidR="00BB4B6E" w:rsidRPr="00CC49A2">
          <w:rPr>
            <w:rStyle w:val="CommentReference"/>
          </w:rPr>
          <w:commentReference w:id="160"/>
        </w:r>
      </w:ins>
      <w:ins w:id="163" w:author="Clough, Madeline" w:date="2024-05-01T13:11:00Z">
        <w:r w:rsidRPr="00B26B22">
          <w:t>. Thus, exploring different similarity metrics</w:t>
        </w:r>
      </w:ins>
      <w:ins w:id="164" w:author="Clough, Madeline" w:date="2024-05-01T13:25:00Z">
        <w:r w:rsidR="00BB4B6E" w:rsidRPr="00B26B22">
          <w:rPr>
            <w:rPrChange w:id="165" w:author="Clough, Madeline" w:date="2024-05-01T13:40:00Z">
              <w:rPr>
                <w:color w:val="FF0000"/>
              </w:rPr>
            </w:rPrChange>
          </w:rPr>
          <w:t>, which rely o</w:t>
        </w:r>
      </w:ins>
      <w:ins w:id="166" w:author="Clough, Madeline" w:date="2024-05-01T13:40:00Z">
        <w:r w:rsidR="00B26B22">
          <w:t>n</w:t>
        </w:r>
      </w:ins>
      <w:ins w:id="167" w:author="Clough, Madeline" w:date="2024-05-01T13:25:00Z">
        <w:r w:rsidR="00BB4B6E" w:rsidRPr="00B26B22">
          <w:rPr>
            <w:rPrChange w:id="168" w:author="Clough, Madeline" w:date="2024-05-01T13:40:00Z">
              <w:rPr>
                <w:color w:val="FF0000"/>
              </w:rPr>
            </w:rPrChange>
          </w:rPr>
          <w:t xml:space="preserve"> different measures of spectral likeness,</w:t>
        </w:r>
      </w:ins>
      <w:ins w:id="169" w:author="Clough, Madeline" w:date="2024-05-01T13:11:00Z">
        <w:r w:rsidRPr="00B26B22">
          <w:t xml:space="preserve"> is necessary to compare the efficiency of resultant prediction sets. This aspect of CP led us to investigate</w:t>
        </w:r>
      </w:ins>
      <w:ins w:id="170" w:author="Clough, Madeline" w:date="2024-05-01T13:26:00Z">
        <w:r w:rsidR="00BB4B6E" w:rsidRPr="00B26B22">
          <w:rPr>
            <w:rPrChange w:id="171" w:author="Clough, Madeline" w:date="2024-05-01T13:40:00Z">
              <w:rPr>
                <w:color w:val="FF0000"/>
              </w:rPr>
            </w:rPrChange>
          </w:rPr>
          <w:t xml:space="preserve"> </w:t>
        </w:r>
      </w:ins>
      <w:ins w:id="172" w:author="Clough, Madeline" w:date="2024-05-01T13:42:00Z">
        <w:r w:rsidR="00EB1B8F">
          <w:t>nearest neighbor (</w:t>
        </w:r>
      </w:ins>
      <w:ins w:id="173" w:author="Clough, Madeline" w:date="2024-05-01T13:26:00Z">
        <w:r w:rsidR="00BB4B6E" w:rsidRPr="00B26B22">
          <w:rPr>
            <w:rPrChange w:id="174" w:author="Clough, Madeline" w:date="2024-05-01T13:40:00Z">
              <w:rPr>
                <w:color w:val="FF0000"/>
              </w:rPr>
            </w:rPrChange>
          </w:rPr>
          <w:t>NN</w:t>
        </w:r>
      </w:ins>
      <w:ins w:id="175" w:author="Clough, Madeline" w:date="2024-05-01T13:42:00Z">
        <w:r w:rsidR="00EB1B8F">
          <w:t>),</w:t>
        </w:r>
      </w:ins>
      <w:ins w:id="176" w:author="Clough, Madeline" w:date="2024-05-01T13:11:00Z">
        <w:r w:rsidRPr="00B26B22">
          <w:t xml:space="preserve"> </w:t>
        </w:r>
      </w:ins>
      <w:ins w:id="177" w:author="Clough, Madeline" w:date="2024-05-01T13:26:00Z">
        <w:r w:rsidR="00BB4B6E" w:rsidRPr="00B26B22">
          <w:rPr>
            <w:rPrChange w:id="178" w:author="Clough, Madeline" w:date="2024-05-01T13:40:00Z">
              <w:rPr>
                <w:color w:val="FF0000"/>
              </w:rPr>
            </w:rPrChange>
          </w:rPr>
          <w:t xml:space="preserve">and </w:t>
        </w:r>
        <w:r w:rsidR="00172FAB" w:rsidRPr="00B26B22">
          <w:rPr>
            <w:rPrChange w:id="179" w:author="Clough, Madeline" w:date="2024-05-01T13:40:00Z">
              <w:rPr>
                <w:color w:val="FF0000"/>
              </w:rPr>
            </w:rPrChange>
          </w:rPr>
          <w:t xml:space="preserve">the more commonly used </w:t>
        </w:r>
      </w:ins>
      <w:ins w:id="180" w:author="Clough, Madeline" w:date="2024-05-01T13:42:00Z">
        <w:r w:rsidR="00EB1B8F">
          <w:t>Pearson correlation coefficient (</w:t>
        </w:r>
      </w:ins>
      <w:ins w:id="181" w:author="Clough, Madeline" w:date="2024-05-01T13:26:00Z">
        <w:r w:rsidR="00172FAB" w:rsidRPr="00B26B22">
          <w:rPr>
            <w:rPrChange w:id="182" w:author="Clough, Madeline" w:date="2024-05-01T13:40:00Z">
              <w:rPr>
                <w:color w:val="FF0000"/>
              </w:rPr>
            </w:rPrChange>
          </w:rPr>
          <w:t>PCC</w:t>
        </w:r>
      </w:ins>
      <w:ins w:id="183" w:author="Clough, Madeline" w:date="2024-05-01T13:42:00Z">
        <w:r w:rsidR="00EB1B8F">
          <w:t>),</w:t>
        </w:r>
      </w:ins>
      <w:ins w:id="184" w:author="Clough, Madeline" w:date="2024-05-01T13:39:00Z">
        <w:r w:rsidR="003C31D2" w:rsidRPr="00B26B22">
          <w:rPr>
            <w:rPrChange w:id="185" w:author="Clough, Madeline" w:date="2024-05-01T13:40:00Z">
              <w:rPr>
                <w:color w:val="FF0000"/>
              </w:rPr>
            </w:rPrChange>
          </w:rPr>
          <w:t xml:space="preserve"> as similarity met</w:t>
        </w:r>
      </w:ins>
      <w:ins w:id="186" w:author="Clough, Madeline" w:date="2024-05-01T13:40:00Z">
        <w:r w:rsidR="003C31D2" w:rsidRPr="00B26B22">
          <w:rPr>
            <w:rPrChange w:id="187" w:author="Clough, Madeline" w:date="2024-05-01T13:40:00Z">
              <w:rPr>
                <w:color w:val="FF0000"/>
              </w:rPr>
            </w:rPrChange>
          </w:rPr>
          <w:t xml:space="preserve">rics for </w:t>
        </w:r>
        <w:r w:rsidR="00B26B22" w:rsidRPr="00B26B22">
          <w:rPr>
            <w:rPrChange w:id="188" w:author="Clough, Madeline" w:date="2024-05-01T13:40:00Z">
              <w:rPr>
                <w:color w:val="FF0000"/>
              </w:rPr>
            </w:rPrChange>
          </w:rPr>
          <w:t xml:space="preserve">HQI calculation. </w:t>
        </w:r>
      </w:ins>
    </w:p>
    <w:p w14:paraId="087D42EF" w14:textId="48382D6B" w:rsidR="009E47F2" w:rsidRDefault="00FD5C17" w:rsidP="00883E6F">
      <w:pPr>
        <w:pStyle w:val="TAMainText"/>
        <w:ind w:firstLine="180"/>
      </w:pPr>
      <w:del w:id="189" w:author="Clough, Madeline" w:date="2024-05-01T13:41:00Z">
        <w:r w:rsidRPr="00FD5C17" w:rsidDel="00AE789C">
          <w:delText xml:space="preserve">In this work, two different metrics </w:delText>
        </w:r>
        <w:r w:rsidR="00606E40" w:rsidDel="00AE789C">
          <w:delText xml:space="preserve">were employed </w:delText>
        </w:r>
      </w:del>
      <w:del w:id="190" w:author="Clough, Madeline" w:date="2024-04-29T12:50:00Z">
        <w:r w:rsidRPr="00FD5C17" w:rsidDel="00DC5E9C">
          <w:delText xml:space="preserve">for </w:delText>
        </w:r>
        <w:r w:rsidR="00606E40" w:rsidDel="00DC5E9C">
          <w:delText>spectral</w:delText>
        </w:r>
        <w:r w:rsidRPr="00FD5C17" w:rsidDel="00DC5E9C">
          <w:delText xml:space="preserve"> matching</w:delText>
        </w:r>
      </w:del>
      <w:del w:id="191" w:author="Clough, Madeline" w:date="2024-05-01T13:41:00Z">
        <w:r w:rsidR="0079072D" w:rsidDel="00AE789C">
          <w:delText>.</w:delText>
        </w:r>
        <w:r w:rsidR="00C41659" w:rsidDel="00AE789C">
          <w:delText xml:space="preserve"> </w:delText>
        </w:r>
      </w:del>
      <w:r w:rsidR="00C41659">
        <w:t xml:space="preserve">Both </w:t>
      </w:r>
      <w:del w:id="192" w:author="Clough, Madeline" w:date="2024-05-01T13:41:00Z">
        <w:r w:rsidR="00C41659" w:rsidDel="00AE789C">
          <w:delText xml:space="preserve">metrics </w:delText>
        </w:r>
      </w:del>
      <w:ins w:id="193" w:author="Clough, Madeline" w:date="2024-05-01T13:41:00Z">
        <w:r w:rsidR="00EB1B8F">
          <w:t>P</w:t>
        </w:r>
      </w:ins>
      <w:ins w:id="194" w:author="Clough, Madeline" w:date="2024-05-01T13:42:00Z">
        <w:r w:rsidR="00EB1B8F">
          <w:t>CC</w:t>
        </w:r>
      </w:ins>
      <w:ins w:id="195" w:author="Clough, Madeline" w:date="2024-05-01T13:41:00Z">
        <w:r w:rsidR="00AE789C">
          <w:t xml:space="preserve"> and NN </w:t>
        </w:r>
      </w:ins>
      <w:r w:rsidR="00C41659">
        <w:t xml:space="preserve">treat the spectra as multi-dimensional </w:t>
      </w:r>
      <w:r w:rsidR="007111A0">
        <w:t xml:space="preserve">vectors and compute the </w:t>
      </w:r>
      <w:r w:rsidR="00882868">
        <w:t>corresponding metric</w:t>
      </w:r>
      <w:r w:rsidR="007111A0">
        <w:t xml:space="preserve"> to library reference spectra</w:t>
      </w:r>
      <w:r w:rsidR="009F0587">
        <w:t>.</w:t>
      </w:r>
      <w:r w:rsidR="00CD3DAD">
        <w:rPr>
          <w:rStyle w:val="EndnoteReference"/>
        </w:rPr>
        <w:endnoteReference w:id="25"/>
      </w:r>
      <w:r w:rsidR="00CD3DAD">
        <w:t xml:space="preserve"> </w:t>
      </w:r>
      <w:r w:rsidR="002E3345" w:rsidRPr="00EB1B8F">
        <w:t xml:space="preserve">The </w:t>
      </w:r>
      <w:r w:rsidR="009F0587" w:rsidRPr="00EB1B8F">
        <w:t xml:space="preserve">similarity </w:t>
      </w:r>
      <w:del w:id="202" w:author="Clough, Madeline" w:date="2024-05-01T13:43:00Z">
        <w:r w:rsidR="009F0587" w:rsidRPr="00EB1B8F" w:rsidDel="00EB1B8F">
          <w:delText>metric</w:delText>
        </w:r>
        <w:r w:rsidR="002E3345" w:rsidRPr="00EB1B8F" w:rsidDel="00EB1B8F">
          <w:delText xml:space="preserve"> </w:delText>
        </w:r>
      </w:del>
      <w:ins w:id="203" w:author="Clough, Madeline" w:date="2024-05-01T13:43:00Z">
        <w:r w:rsidR="00EB1B8F" w:rsidRPr="00EB1B8F">
          <w:rPr>
            <w:rPrChange w:id="204" w:author="Clough, Madeline" w:date="2024-05-01T13:43:00Z">
              <w:rPr>
                <w:highlight w:val="green"/>
              </w:rPr>
            </w:rPrChange>
          </w:rPr>
          <w:t>measurement</w:t>
        </w:r>
        <w:r w:rsidR="00EB1B8F" w:rsidRPr="00EB1B8F">
          <w:t xml:space="preserve"> </w:t>
        </w:r>
      </w:ins>
      <w:r w:rsidR="002E3345" w:rsidRPr="00EB1B8F">
        <w:t xml:space="preserve">between the </w:t>
      </w:r>
      <w:r w:rsidR="00564EBD" w:rsidRPr="00EB1B8F">
        <w:t>vectors</w:t>
      </w:r>
      <w:r w:rsidR="002E3345" w:rsidRPr="00EB1B8F">
        <w:t xml:space="preserve"> is </w:t>
      </w:r>
      <w:r w:rsidR="009F0587" w:rsidRPr="00EB1B8F">
        <w:t>normalized</w:t>
      </w:r>
      <w:r w:rsidR="00564EBD" w:rsidRPr="00EB1B8F">
        <w:t xml:space="preserve"> to output a </w:t>
      </w:r>
      <w:r w:rsidR="003F2A14" w:rsidRPr="00EB1B8F">
        <w:t>hit quality index</w:t>
      </w:r>
      <w:r w:rsidR="00564EBD" w:rsidRPr="00EB1B8F">
        <w:t xml:space="preserve"> between</w:t>
      </w:r>
      <w:r w:rsidR="00E64B1D" w:rsidRPr="00EB1B8F">
        <w:t xml:space="preserve"> zero and one, where a value of zero represents complete </w:t>
      </w:r>
      <w:r w:rsidR="009F0587" w:rsidRPr="00EB1B8F">
        <w:t>dissimilarity</w:t>
      </w:r>
      <w:r w:rsidR="00E64B1D" w:rsidRPr="00EB1B8F">
        <w:t xml:space="preserve"> and a value of one indicates an exact match</w:t>
      </w:r>
      <w:r w:rsidR="00CD3DAD">
        <w:t>.</w:t>
      </w:r>
      <w:r w:rsidR="00CD3DAD" w:rsidRPr="00CD3DAD">
        <w:rPr>
          <w:vertAlign w:val="superscript"/>
        </w:rPr>
        <w:t>7</w:t>
      </w:r>
      <w:r w:rsidR="0079072D">
        <w:t xml:space="preserve"> The first </w:t>
      </w:r>
      <w:r w:rsidR="007111A0">
        <w:t xml:space="preserve">metric we employed </w:t>
      </w:r>
      <w:r w:rsidR="0079072D">
        <w:t xml:space="preserve">is the widely known </w:t>
      </w:r>
      <w:del w:id="205" w:author="Clough, Madeline" w:date="2024-04-30T11:03:00Z">
        <w:r w:rsidR="0079072D" w:rsidDel="00B8256A">
          <w:delText>P</w:delText>
        </w:r>
        <w:r w:rsidR="007111A0" w:rsidDel="00B8256A">
          <w:delText xml:space="preserve">earson </w:delText>
        </w:r>
        <w:r w:rsidR="00493245" w:rsidDel="00B8256A">
          <w:delText>c</w:delText>
        </w:r>
        <w:r w:rsidR="007111A0" w:rsidDel="00B8256A">
          <w:delText xml:space="preserve">orrelation </w:delText>
        </w:r>
        <w:r w:rsidR="00493245" w:rsidDel="00B8256A">
          <w:delText>c</w:delText>
        </w:r>
        <w:r w:rsidR="007111A0" w:rsidDel="00B8256A">
          <w:delText>oefficient</w:delText>
        </w:r>
      </w:del>
      <w:ins w:id="206" w:author="Clough, Madeline" w:date="2024-04-30T11:03:00Z">
        <w:r w:rsidR="00B8256A">
          <w:t>PCC</w:t>
        </w:r>
      </w:ins>
      <w:r>
        <w:t>,</w:t>
      </w:r>
      <w:r w:rsidR="0079072D">
        <w:t xml:space="preserve"> </w:t>
      </w:r>
      <w:r w:rsidR="007111A0">
        <w:t xml:space="preserve">described by equation 1, </w:t>
      </w:r>
      <w:r w:rsidRPr="00FD5C17">
        <w:t xml:space="preserve">which is </w:t>
      </w:r>
      <w:r w:rsidR="001C7F59">
        <w:t xml:space="preserve">less influenced </w:t>
      </w:r>
      <w:r w:rsidR="000F246A">
        <w:t>by</w:t>
      </w:r>
      <w:r w:rsidRPr="00FD5C17">
        <w:t xml:space="preserve"> signal intensity </w:t>
      </w:r>
      <w:r w:rsidR="000F246A">
        <w:t xml:space="preserve">differences </w:t>
      </w:r>
      <w:r w:rsidRPr="00FD5C17">
        <w:t xml:space="preserve">and </w:t>
      </w:r>
      <w:r w:rsidR="00C34BA3">
        <w:t>more heavily impacted</w:t>
      </w:r>
      <w:r w:rsidRPr="00FD5C17">
        <w:t xml:space="preserve"> </w:t>
      </w:r>
      <w:r w:rsidR="00C34BA3">
        <w:t>by</w:t>
      </w:r>
      <w:r w:rsidRPr="00FD5C17">
        <w:t xml:space="preserve"> differences in </w:t>
      </w:r>
      <w:r w:rsidR="001D0A61">
        <w:t xml:space="preserve">spectral </w:t>
      </w:r>
      <w:r w:rsidRPr="00FD5C17">
        <w:t>band patterns</w:t>
      </w:r>
      <w:r w:rsidR="002E4E4F">
        <w:t>.</w:t>
      </w:r>
      <w:r w:rsidR="00C72AB6" w:rsidRPr="00C72AB6">
        <w:rPr>
          <w:vertAlign w:val="superscript"/>
        </w:rPr>
        <w:t>7,</w:t>
      </w:r>
      <w:r w:rsidR="00C72AB6">
        <w:rPr>
          <w:rStyle w:val="EndnoteReference"/>
        </w:rPr>
        <w:endnoteReference w:id="26"/>
      </w:r>
      <w:r w:rsidR="00C72AB6">
        <w:t xml:space="preserve"> </w:t>
      </w:r>
    </w:p>
    <w:p w14:paraId="133FACA5" w14:textId="0DA4D4B2" w:rsidR="006020D5" w:rsidRPr="006020D5" w:rsidRDefault="00000000" w:rsidP="00C72AB6">
      <w:pPr>
        <w:pStyle w:val="TAMainText"/>
        <w:ind w:firstLine="0"/>
        <w:jc w:val="center"/>
      </w:pPr>
      <m:oMathPara>
        <m:oMath>
          <m:eqArr>
            <m:eqArrPr>
              <m:maxDist m:val="1"/>
              <m:ctrlPr>
                <w:ins w:id="219" w:author="Clough, Madeline" w:date="2024-04-29T12:38:00Z">
                  <w:rPr>
                    <w:rFonts w:ascii="Cambria Math" w:hAnsi="Cambria Math"/>
                    <w:i/>
                  </w:rPr>
                </w:ins>
              </m:ctrlPr>
            </m:eqArrPr>
            <m:e>
              <m:r>
                <m:rPr>
                  <m:sty m:val="p"/>
                </m:rPr>
                <w:rPr>
                  <w:rFonts w:ascii="Cambria Math" w:hAnsi="Cambria Math"/>
                </w:rPr>
                <m:t>PCC</m:t>
              </m:r>
              <m:r>
                <w:rPr>
                  <w:rFonts w:ascii="Cambria Math" w:hAnsi="Cambria Math"/>
                </w:rPr>
                <m:t>= </m:t>
              </m:r>
              <m:f>
                <m:fPr>
                  <m:ctrlPr>
                    <w:ins w:id="220" w:author="Clough, Madeline" w:date="2024-04-29T12:38:00Z">
                      <w:rPr>
                        <w:rFonts w:ascii="Cambria Math" w:hAnsi="Cambria Math"/>
                      </w:rPr>
                    </w:ins>
                  </m:ctrlPr>
                </m:fPr>
                <m:num>
                  <m:r>
                    <m:rPr>
                      <m:sty m:val="p"/>
                    </m:rPr>
                    <w:rPr>
                      <w:rFonts w:ascii="Cambria Math" w:hAnsi="Cambria Math"/>
                    </w:rPr>
                    <m:t>cov</m:t>
                  </m:r>
                  <m:d>
                    <m:dPr>
                      <m:ctrlPr>
                        <w:ins w:id="221" w:author="Clough, Madeline" w:date="2024-04-29T12:38:00Z">
                          <w:rPr>
                            <w:rFonts w:ascii="Cambria Math" w:hAnsi="Cambria Math"/>
                          </w:rPr>
                        </w:ins>
                      </m:ctrlPr>
                    </m:dPr>
                    <m:e>
                      <m:sSub>
                        <m:sSubPr>
                          <m:ctrlPr>
                            <w:ins w:id="222" w:author="Clough, Madeline" w:date="2024-04-29T12:38:00Z">
                              <w:rPr>
                                <w:rFonts w:ascii="Cambria Math" w:hAnsi="Cambria Math"/>
                              </w:rPr>
                            </w:ins>
                          </m:ctrlPr>
                        </m:sSubPr>
                        <m:e>
                          <m:r>
                            <w:rPr>
                              <w:rFonts w:ascii="Cambria Math" w:hAnsi="Cambria Math"/>
                            </w:rPr>
                            <m:t>x</m:t>
                          </m:r>
                        </m:e>
                        <m:sub>
                          <m:r>
                            <w:rPr>
                              <w:rFonts w:ascii="Cambria Math" w:hAnsi="Cambria Math"/>
                            </w:rPr>
                            <m:t>test</m:t>
                          </m:r>
                        </m:sub>
                      </m:sSub>
                      <m:r>
                        <w:rPr>
                          <w:rFonts w:ascii="Cambria Math" w:hAnsi="Cambria Math"/>
                        </w:rPr>
                        <m:t>,</m:t>
                      </m:r>
                      <m:sSub>
                        <m:sSubPr>
                          <m:ctrlPr>
                            <w:ins w:id="223" w:author="Clough, Madeline" w:date="2024-04-29T12:38:00Z">
                              <w:rPr>
                                <w:rFonts w:ascii="Cambria Math" w:hAnsi="Cambria Math"/>
                                <w:i/>
                              </w:rPr>
                            </w:ins>
                          </m:ctrlPr>
                        </m:sSubPr>
                        <m:e>
                          <m:r>
                            <w:rPr>
                              <w:rFonts w:ascii="Cambria Math" w:hAnsi="Cambria Math"/>
                            </w:rPr>
                            <m:t>x</m:t>
                          </m:r>
                        </m:e>
                        <m:sub>
                          <m:r>
                            <w:rPr>
                              <w:rFonts w:ascii="Cambria Math" w:hAnsi="Cambria Math"/>
                            </w:rPr>
                            <m:t>ref</m:t>
                          </m:r>
                        </m:sub>
                      </m:sSub>
                      <m:ctrlPr>
                        <w:ins w:id="224" w:author="Clough, Madeline" w:date="2024-04-29T12:38:00Z">
                          <w:rPr>
                            <w:rFonts w:ascii="Cambria Math" w:hAnsi="Cambria Math"/>
                            <w:i/>
                          </w:rPr>
                        </w:ins>
                      </m:ctrlPr>
                    </m:e>
                  </m:d>
                </m:num>
                <m:den>
                  <m:sSub>
                    <m:sSubPr>
                      <m:ctrlPr>
                        <w:ins w:id="225" w:author="Clough, Madeline" w:date="2024-04-29T12:38:00Z">
                          <w:rPr>
                            <w:rFonts w:ascii="Cambria Math" w:hAnsi="Cambria Math"/>
                          </w:rPr>
                        </w:ins>
                      </m:ctrlPr>
                    </m:sSubPr>
                    <m:e>
                      <m:r>
                        <w:rPr>
                          <w:rFonts w:ascii="Cambria Math" w:hAnsi="Cambria Math"/>
                        </w:rPr>
                        <m:t>σ</m:t>
                      </m:r>
                    </m:e>
                    <m:sub>
                      <m:r>
                        <w:rPr>
                          <w:rFonts w:ascii="Cambria Math" w:hAnsi="Cambria Math"/>
                        </w:rPr>
                        <m:t>test</m:t>
                      </m:r>
                    </m:sub>
                  </m:sSub>
                  <m:sSub>
                    <m:sSubPr>
                      <m:ctrlPr>
                        <w:ins w:id="226" w:author="Clough, Madeline" w:date="2024-04-29T12:38:00Z">
                          <w:rPr>
                            <w:rFonts w:ascii="Cambria Math" w:hAnsi="Cambria Math"/>
                            <w:i/>
                          </w:rPr>
                        </w:ins>
                      </m:ctrlPr>
                    </m:sSubPr>
                    <m:e>
                      <m:r>
                        <w:rPr>
                          <w:rFonts w:ascii="Cambria Math" w:hAnsi="Cambria Math"/>
                        </w:rPr>
                        <m:t>σ</m:t>
                      </m:r>
                      <m:ctrlPr>
                        <w:ins w:id="227" w:author="Clough, Madeline" w:date="2024-04-29T12:38:00Z">
                          <w:rPr>
                            <w:rFonts w:ascii="Cambria Math" w:hAnsi="Cambria Math"/>
                          </w:rPr>
                        </w:ins>
                      </m:ctrlPr>
                    </m:e>
                    <m:sub>
                      <m:r>
                        <w:rPr>
                          <w:rFonts w:ascii="Cambria Math" w:hAnsi="Cambria Math"/>
                        </w:rPr>
                        <m:t>ref</m:t>
                      </m:r>
                    </m:sub>
                  </m:sSub>
                </m:den>
              </m:f>
              <m:r>
                <w:rPr>
                  <w:rFonts w:ascii="Cambria Math" w:hAnsi="Cambria Math"/>
                </w:rPr>
                <m:t xml:space="preserve"> #</m:t>
              </m:r>
              <m:d>
                <m:dPr>
                  <m:ctrlPr>
                    <w:ins w:id="228" w:author="Clough, Madeline" w:date="2024-04-29T12:38:00Z">
                      <w:rPr>
                        <w:rFonts w:ascii="Cambria Math" w:hAnsi="Cambria Math"/>
                        <w:i/>
                      </w:rPr>
                    </w:ins>
                  </m:ctrlPr>
                </m:dPr>
                <m:e>
                  <m:r>
                    <w:rPr>
                      <w:rFonts w:ascii="Cambria Math" w:hAnsi="Cambria Math"/>
                    </w:rPr>
                    <m:t>1</m:t>
                  </m:r>
                </m:e>
              </m:d>
            </m:e>
          </m:eqArr>
        </m:oMath>
      </m:oMathPara>
    </w:p>
    <w:p w14:paraId="06EAE8CA" w14:textId="01D6DA43" w:rsidR="00FD5C17" w:rsidRDefault="00647ED4" w:rsidP="007F1AC5">
      <w:pPr>
        <w:pStyle w:val="TAMainText"/>
        <w:ind w:firstLine="0"/>
      </w:pPr>
      <w:r>
        <w:t xml:space="preserve">Where </w:t>
      </w:r>
      <m:oMath>
        <m:r>
          <w:rPr>
            <w:rFonts w:ascii="Cambria Math" w:hAnsi="Cambria Math"/>
          </w:rPr>
          <m:t>cov</m:t>
        </m:r>
        <m:d>
          <m:dPr>
            <m:ctrlPr>
              <w:ins w:id="229" w:author="Clough, Madeline" w:date="2024-04-29T12:38:00Z">
                <w:rPr>
                  <w:rFonts w:ascii="Cambria Math" w:hAnsi="Cambria Math"/>
                  <w:i/>
                </w:rPr>
              </w:ins>
            </m:ctrlPr>
          </m:dPr>
          <m:e>
            <m:sSub>
              <m:sSubPr>
                <m:ctrlPr>
                  <w:ins w:id="230" w:author="Clough, Madeline" w:date="2024-04-29T12:38:00Z">
                    <w:rPr>
                      <w:rFonts w:ascii="Cambria Math" w:hAnsi="Cambria Math"/>
                      <w:i/>
                    </w:rPr>
                  </w:ins>
                </m:ctrlPr>
              </m:sSubPr>
              <m:e>
                <m:r>
                  <w:rPr>
                    <w:rFonts w:ascii="Cambria Math" w:hAnsi="Cambria Math"/>
                  </w:rPr>
                  <m:t>x</m:t>
                </m:r>
              </m:e>
              <m:sub>
                <m:r>
                  <w:rPr>
                    <w:rFonts w:ascii="Cambria Math" w:hAnsi="Cambria Math"/>
                  </w:rPr>
                  <m:t>test</m:t>
                </m:r>
              </m:sub>
            </m:sSub>
            <m:r>
              <w:rPr>
                <w:rFonts w:ascii="Cambria Math" w:hAnsi="Cambria Math"/>
              </w:rPr>
              <m:t>,</m:t>
            </m:r>
            <m:sSub>
              <m:sSubPr>
                <m:ctrlPr>
                  <w:ins w:id="231" w:author="Clough, Madeline" w:date="2024-04-29T12:38:00Z">
                    <w:rPr>
                      <w:rFonts w:ascii="Cambria Math" w:hAnsi="Cambria Math"/>
                      <w:i/>
                    </w:rPr>
                  </w:ins>
                </m:ctrlPr>
              </m:sSubPr>
              <m:e>
                <m:r>
                  <w:rPr>
                    <w:rFonts w:ascii="Cambria Math" w:hAnsi="Cambria Math"/>
                  </w:rPr>
                  <m:t>x</m:t>
                </m:r>
              </m:e>
              <m:sub>
                <m:r>
                  <w:rPr>
                    <w:rFonts w:ascii="Cambria Math" w:hAnsi="Cambria Math"/>
                  </w:rPr>
                  <m:t>ref</m:t>
                </m:r>
              </m:sub>
            </m:sSub>
          </m:e>
        </m:d>
        <m:r>
          <w:rPr>
            <w:rFonts w:ascii="Cambria Math" w:hAnsi="Cambria Math"/>
          </w:rPr>
          <m:t>,</m:t>
        </m:r>
        <m:sSub>
          <m:sSubPr>
            <m:ctrlPr>
              <w:ins w:id="232" w:author="Clough, Madeline" w:date="2024-04-29T12:38:00Z">
                <w:rPr>
                  <w:rFonts w:ascii="Cambria Math" w:hAnsi="Cambria Math"/>
                  <w:i/>
                </w:rPr>
              </w:ins>
            </m:ctrlPr>
          </m:sSubPr>
          <m:e>
            <m:r>
              <m:rPr>
                <m:sty m:val="p"/>
              </m:rPr>
              <w:rPr>
                <w:rFonts w:ascii="Cambria Math" w:hAnsi="Cambria Math"/>
              </w:rPr>
              <m:t>σ</m:t>
            </m:r>
          </m:e>
          <m:sub>
            <m:r>
              <w:rPr>
                <w:rFonts w:ascii="Cambria Math" w:hAnsi="Cambria Math"/>
              </w:rPr>
              <m:t>test</m:t>
            </m:r>
          </m:sub>
        </m:sSub>
        <m:r>
          <w:rPr>
            <w:rFonts w:ascii="Cambria Math" w:hAnsi="Cambria Math"/>
          </w:rPr>
          <m:t>,</m:t>
        </m:r>
        <m:sSub>
          <m:sSubPr>
            <m:ctrlPr>
              <w:ins w:id="233" w:author="Clough, Madeline" w:date="2024-04-29T12:38:00Z">
                <w:rPr>
                  <w:rFonts w:ascii="Cambria Math" w:hAnsi="Cambria Math"/>
                  <w:i/>
                </w:rPr>
              </w:ins>
            </m:ctrlPr>
          </m:sSubPr>
          <m:e>
            <m:r>
              <m:rPr>
                <m:sty m:val="p"/>
              </m:rPr>
              <w:rPr>
                <w:rFonts w:ascii="Cambria Math" w:hAnsi="Cambria Math"/>
              </w:rPr>
              <m:t>σ</m:t>
            </m:r>
          </m:e>
          <m:sub>
            <m:r>
              <w:rPr>
                <w:rFonts w:ascii="Cambria Math" w:hAnsi="Cambria Math"/>
              </w:rPr>
              <m:t>ref</m:t>
            </m:r>
          </m:sub>
        </m:sSub>
      </m:oMath>
      <w:r w:rsidR="00C233ED">
        <w:t xml:space="preserve"> are </w:t>
      </w:r>
      <w:r>
        <w:t>the covariance between</w:t>
      </w:r>
      <w:r w:rsidR="001D0A61">
        <w:t xml:space="preserve"> </w:t>
      </w:r>
      <w:commentRangeStart w:id="234"/>
      <w:r w:rsidR="001D0A61">
        <w:t>spectra</w:t>
      </w:r>
      <w:r>
        <w:t xml:space="preserve"> </w:t>
      </w:r>
      <m:oMath>
        <m:sSub>
          <m:sSubPr>
            <m:ctrlPr>
              <w:ins w:id="235" w:author="Clough, Madeline" w:date="2024-04-29T12:38:00Z">
                <w:rPr>
                  <w:rFonts w:ascii="Cambria Math" w:hAnsi="Cambria Math"/>
                  <w:i/>
                </w:rPr>
              </w:ins>
            </m:ctrlPr>
          </m:sSubPr>
          <m:e>
            <m:r>
              <w:rPr>
                <w:rFonts w:ascii="Cambria Math" w:hAnsi="Cambria Math"/>
              </w:rPr>
              <m:t>x</m:t>
            </m:r>
          </m:e>
          <m:sub>
            <m:r>
              <w:rPr>
                <w:rFonts w:ascii="Cambria Math" w:hAnsi="Cambria Math"/>
              </w:rPr>
              <m:t>test</m:t>
            </m:r>
          </m:sub>
        </m:sSub>
        <m:r>
          <w:rPr>
            <w:rFonts w:ascii="Cambria Math" w:hAnsi="Cambria Math"/>
          </w:rPr>
          <m:t xml:space="preserve"> and </m:t>
        </m:r>
        <m:sSub>
          <m:sSubPr>
            <m:ctrlPr>
              <w:ins w:id="236" w:author="Clough, Madeline" w:date="2024-04-29T12:38:00Z">
                <w:rPr>
                  <w:rFonts w:ascii="Cambria Math" w:hAnsi="Cambria Math"/>
                  <w:i/>
                </w:rPr>
              </w:ins>
            </m:ctrlPr>
          </m:sSubPr>
          <m:e>
            <m:r>
              <w:rPr>
                <w:rFonts w:ascii="Cambria Math" w:hAnsi="Cambria Math"/>
              </w:rPr>
              <m:t>x</m:t>
            </m:r>
          </m:e>
          <m:sub>
            <m:r>
              <w:rPr>
                <w:rFonts w:ascii="Cambria Math" w:hAnsi="Cambria Math"/>
              </w:rPr>
              <m:t>ref</m:t>
            </m:r>
          </m:sub>
        </m:sSub>
      </m:oMath>
      <w:r>
        <w:t xml:space="preserve">, </w:t>
      </w:r>
      <w:commentRangeEnd w:id="234"/>
      <w:r w:rsidR="001C3A26">
        <w:rPr>
          <w:rStyle w:val="CommentReference"/>
        </w:rPr>
        <w:commentReference w:id="234"/>
      </w:r>
      <w:r>
        <w:t xml:space="preserve">the standard deviations of </w:t>
      </w:r>
      <m:oMath>
        <m:sSub>
          <m:sSubPr>
            <m:ctrlPr>
              <w:ins w:id="237" w:author="Clough, Madeline" w:date="2024-04-29T12:38:00Z">
                <w:rPr>
                  <w:rFonts w:ascii="Cambria Math" w:hAnsi="Cambria Math"/>
                  <w:i/>
                </w:rPr>
              </w:ins>
            </m:ctrlPr>
          </m:sSubPr>
          <m:e>
            <m:r>
              <w:rPr>
                <w:rFonts w:ascii="Cambria Math" w:hAnsi="Cambria Math"/>
              </w:rPr>
              <m:t>x</m:t>
            </m:r>
          </m:e>
          <m:sub>
            <m:r>
              <w:rPr>
                <w:rFonts w:ascii="Cambria Math" w:hAnsi="Cambria Math"/>
              </w:rPr>
              <m:t>test</m:t>
            </m:r>
          </m:sub>
        </m:sSub>
      </m:oMath>
      <w:r>
        <w:t xml:space="preserve"> and </w:t>
      </w:r>
      <m:oMath>
        <m:sSub>
          <m:sSubPr>
            <m:ctrlPr>
              <w:ins w:id="238" w:author="Clough, Madeline" w:date="2024-04-29T12:38:00Z">
                <w:rPr>
                  <w:rFonts w:ascii="Cambria Math" w:hAnsi="Cambria Math"/>
                  <w:i/>
                </w:rPr>
              </w:ins>
            </m:ctrlPr>
          </m:sSubPr>
          <m:e>
            <m:r>
              <w:rPr>
                <w:rFonts w:ascii="Cambria Math" w:hAnsi="Cambria Math"/>
              </w:rPr>
              <m:t>x</m:t>
            </m:r>
          </m:e>
          <m:sub>
            <m:r>
              <w:rPr>
                <w:rFonts w:ascii="Cambria Math" w:hAnsi="Cambria Math"/>
              </w:rPr>
              <m:t>ref</m:t>
            </m:r>
          </m:sub>
        </m:sSub>
      </m:oMath>
      <w:r w:rsidR="001D0A61">
        <w:t>,</w:t>
      </w:r>
      <w:r>
        <w:t xml:space="preserve"> respectively. </w:t>
      </w:r>
    </w:p>
    <w:p w14:paraId="591FDF1C" w14:textId="11A383AC" w:rsidR="00FD5C17" w:rsidRDefault="00FD5C17" w:rsidP="00C81D13">
      <w:pPr>
        <w:pStyle w:val="TAMainText"/>
      </w:pPr>
      <w:r w:rsidRPr="00FD5C17">
        <w:t xml:space="preserve">We also explore a less common similarity metric in the </w:t>
      </w:r>
      <w:r w:rsidR="0081138F">
        <w:t>microplastic</w:t>
      </w:r>
      <w:r w:rsidRPr="00FD5C17">
        <w:t xml:space="preserve"> literature, </w:t>
      </w:r>
      <w:ins w:id="239" w:author="Clough, Madeline" w:date="2024-05-01T13:44:00Z">
        <w:r w:rsidR="0058616B">
          <w:t xml:space="preserve">NN, </w:t>
        </w:r>
      </w:ins>
      <w:r w:rsidRPr="00FD5C17">
        <w:t xml:space="preserve">which is related to the nearest neighbor classification model. This metric, </w:t>
      </w:r>
      <w:proofErr w:type="gramStart"/>
      <w:r w:rsidRPr="00FD5C17">
        <w:t>similar to</w:t>
      </w:r>
      <w:proofErr w:type="gramEnd"/>
      <w:r w:rsidRPr="00FD5C17">
        <w:t xml:space="preserve"> the Euclidean </w:t>
      </w:r>
      <w:r w:rsidR="00C72AB6">
        <w:t>d</w:t>
      </w:r>
      <w:r w:rsidRPr="00FD5C17">
        <w:t>istance metric</w:t>
      </w:r>
      <w:r w:rsidR="00C72AB6">
        <w:t>,</w:t>
      </w:r>
      <w:r w:rsidR="00C72AB6">
        <w:rPr>
          <w:rStyle w:val="EndnoteReference"/>
        </w:rPr>
        <w:endnoteReference w:id="27"/>
      </w:r>
      <w:r w:rsidR="00C72AB6" w:rsidRPr="00FD5C17">
        <w:t xml:space="preserve"> </w:t>
      </w:r>
      <w:r w:rsidRPr="00FD5C17">
        <w:t>is not bounded between [0,1] and the match is determined by the lowest value.</w:t>
      </w:r>
      <w:r w:rsidR="009D6278">
        <w:t xml:space="preserve"> Hence, a </w:t>
      </w:r>
      <w:r w:rsidR="009D6278">
        <w:lastRenderedPageBreak/>
        <w:t>transformation is needed to make it a proper similarity metric</w:t>
      </w:r>
      <w:r w:rsidR="009E06F4">
        <w:t xml:space="preserve"> </w:t>
      </w:r>
      <w:r w:rsidR="00B24EC3">
        <w:t>(</w:t>
      </w:r>
      <w:r w:rsidR="00B24EC3" w:rsidRPr="0058616B">
        <w:rPr>
          <w:highlight w:val="green"/>
          <w:rPrChange w:id="242" w:author="Clough, Madeline" w:date="2024-05-01T13:44:00Z">
            <w:rPr/>
          </w:rPrChange>
        </w:rPr>
        <w:t xml:space="preserve">see </w:t>
      </w:r>
      <w:r w:rsidR="009D6278" w:rsidRPr="0058616B">
        <w:rPr>
          <w:highlight w:val="green"/>
          <w:rPrChange w:id="243" w:author="Clough, Madeline" w:date="2024-05-01T13:44:00Z">
            <w:rPr/>
          </w:rPrChange>
        </w:rPr>
        <w:t>Supporting Information</w:t>
      </w:r>
      <w:ins w:id="244" w:author="Clough, Madeline" w:date="2024-05-01T13:44:00Z">
        <w:r w:rsidR="0058616B" w:rsidRPr="0058616B">
          <w:rPr>
            <w:highlight w:val="green"/>
            <w:rPrChange w:id="245" w:author="Clough, Madeline" w:date="2024-05-01T13:44:00Z">
              <w:rPr/>
            </w:rPrChange>
          </w:rPr>
          <w:t xml:space="preserve"> section </w:t>
        </w:r>
      </w:ins>
      <w:ins w:id="246" w:author="Clough, Madeline" w:date="2024-05-01T17:58:00Z">
        <w:r w:rsidR="00F1165D">
          <w:t>II</w:t>
        </w:r>
      </w:ins>
      <w:r w:rsidR="00B24EC3">
        <w:t>)</w:t>
      </w:r>
      <w:r w:rsidR="009D6278">
        <w:t>.</w:t>
      </w:r>
      <w:r w:rsidRPr="00FD5C17">
        <w:t xml:space="preserve"> </w:t>
      </w:r>
      <w:r w:rsidR="009C78E5">
        <w:t>The nearest neighbor similarity metric</w:t>
      </w:r>
      <w:r w:rsidRPr="00FD5C17">
        <w:t xml:space="preserve"> is defined as:</w:t>
      </w:r>
    </w:p>
    <w:p w14:paraId="271A457B" w14:textId="3CF2FDBB" w:rsidR="000D09E7" w:rsidRPr="000D09E7" w:rsidRDefault="00000000" w:rsidP="000D09E7">
      <w:pPr>
        <w:pStyle w:val="TAMainText"/>
        <w:ind w:firstLine="0"/>
        <w:jc w:val="center"/>
      </w:pPr>
      <m:oMathPara>
        <m:oMath>
          <m:eqArr>
            <m:eqArrPr>
              <m:maxDist m:val="1"/>
              <m:ctrlPr>
                <w:ins w:id="247" w:author="Clough, Madeline" w:date="2024-04-29T12:38:00Z">
                  <w:rPr>
                    <w:rFonts w:ascii="Cambria Math" w:hAnsi="Cambria Math"/>
                    <w:i/>
                  </w:rPr>
                </w:ins>
              </m:ctrlPr>
            </m:eqArrPr>
            <m:e>
              <m:r>
                <m:rPr>
                  <m:sty m:val="p"/>
                </m:rPr>
                <w:rPr>
                  <w:rFonts w:ascii="Cambria Math" w:hAnsi="Cambria Math"/>
                </w:rPr>
                <m:t>NN</m:t>
              </m:r>
              <m:r>
                <w:rPr>
                  <w:rFonts w:ascii="Cambria Math" w:hAnsi="Cambria Math"/>
                </w:rPr>
                <m:t>=</m:t>
              </m:r>
              <m:f>
                <m:fPr>
                  <m:ctrlPr>
                    <w:ins w:id="248" w:author="Clough, Madeline" w:date="2024-04-29T12:38:00Z">
                      <w:rPr>
                        <w:rFonts w:ascii="Cambria Math" w:hAnsi="Cambria Math"/>
                      </w:rPr>
                    </w:ins>
                  </m:ctrlPr>
                </m:fPr>
                <m:num>
                  <m:d>
                    <m:dPr>
                      <m:begChr m:val="|"/>
                      <m:endChr m:val="|"/>
                      <m:ctrlPr>
                        <w:ins w:id="249" w:author="Clough, Madeline" w:date="2024-04-29T12:38:00Z">
                          <w:rPr>
                            <w:rFonts w:ascii="Cambria Math" w:hAnsi="Cambria Math"/>
                          </w:rPr>
                        </w:ins>
                      </m:ctrlPr>
                    </m:dPr>
                    <m:e>
                      <m:sSub>
                        <m:sSubPr>
                          <m:ctrlPr>
                            <w:ins w:id="250" w:author="Clough, Madeline" w:date="2024-04-29T12:38:00Z">
                              <w:rPr>
                                <w:rFonts w:ascii="Cambria Math" w:hAnsi="Cambria Math"/>
                                <w:i/>
                              </w:rPr>
                            </w:ins>
                          </m:ctrlPr>
                        </m:sSubPr>
                        <m:e>
                          <m:r>
                            <w:rPr>
                              <w:rFonts w:ascii="Cambria Math" w:hAnsi="Cambria Math"/>
                            </w:rPr>
                            <m:t>x</m:t>
                          </m:r>
                          <m:ctrlPr>
                            <w:ins w:id="251" w:author="Clough, Madeline" w:date="2024-04-29T12:38:00Z">
                              <w:rPr>
                                <w:rFonts w:ascii="Cambria Math" w:hAnsi="Cambria Math"/>
                              </w:rPr>
                            </w:ins>
                          </m:ctrlPr>
                        </m:e>
                        <m:sub>
                          <m:r>
                            <w:rPr>
                              <w:rFonts w:ascii="Cambria Math" w:hAnsi="Cambria Math"/>
                            </w:rPr>
                            <m:t>test</m:t>
                          </m:r>
                        </m:sub>
                      </m:sSub>
                      <m:r>
                        <w:rPr>
                          <w:rFonts w:ascii="Cambria Math" w:hAnsi="Cambria Math"/>
                        </w:rPr>
                        <m:t> - </m:t>
                      </m:r>
                      <m:sSub>
                        <m:sSubPr>
                          <m:ctrlPr>
                            <w:ins w:id="252" w:author="Clough, Madeline" w:date="2024-04-29T12:38:00Z">
                              <w:rPr>
                                <w:rFonts w:ascii="Cambria Math" w:hAnsi="Cambria Math"/>
                                <w:i/>
                              </w:rPr>
                            </w:ins>
                          </m:ctrlPr>
                        </m:sSubPr>
                        <m:e>
                          <m:r>
                            <w:rPr>
                              <w:rFonts w:ascii="Cambria Math" w:hAnsi="Cambria Math"/>
                            </w:rPr>
                            <m:t>x</m:t>
                          </m:r>
                        </m:e>
                        <m:sub>
                          <m:r>
                            <w:rPr>
                              <w:rFonts w:ascii="Cambria Math" w:hAnsi="Cambria Math"/>
                            </w:rPr>
                            <m:t>ref</m:t>
                          </m:r>
                        </m:sub>
                      </m:sSub>
                      <m:ctrlPr>
                        <w:ins w:id="253" w:author="Clough, Madeline" w:date="2024-04-29T12:38:00Z">
                          <w:rPr>
                            <w:rFonts w:ascii="Cambria Math" w:hAnsi="Cambria Math"/>
                            <w:i/>
                          </w:rPr>
                        </w:ins>
                      </m:ctrlPr>
                    </m:e>
                  </m:d>
                </m:num>
                <m:den>
                  <m:r>
                    <m:rPr>
                      <m:sty m:val="p"/>
                    </m:rPr>
                    <w:rPr>
                      <w:rFonts w:ascii="Cambria Math" w:hAnsi="Cambria Math"/>
                    </w:rPr>
                    <m:t>mi</m:t>
                  </m:r>
                  <m:sSub>
                    <m:sSubPr>
                      <m:ctrlPr>
                        <w:ins w:id="254" w:author="Clough, Madeline" w:date="2024-04-29T12:38:00Z">
                          <w:rPr>
                            <w:rFonts w:ascii="Cambria Math" w:hAnsi="Cambria Math"/>
                          </w:rPr>
                        </w:ins>
                      </m:ctrlPr>
                    </m:sSubPr>
                    <m:e>
                      <m:r>
                        <w:del w:id="255" w:author="Clough, Madeline" w:date="2024-04-30T11:05:00Z">
                          <w:rPr>
                            <w:rFonts w:ascii="Cambria Math" w:hAnsi="Cambria Math"/>
                          </w:rPr>
                          <m:t>n</m:t>
                        </w:del>
                      </m:r>
                      <m:r>
                        <w:ins w:id="256" w:author="Clough, Madeline" w:date="2024-04-30T11:05:00Z">
                          <m:rPr>
                            <m:sty m:val="p"/>
                          </m:rPr>
                          <w:rPr>
                            <w:rFonts w:ascii="Cambria Math" w:hAnsi="Cambria Math"/>
                          </w:rPr>
                          <m:t>n</m:t>
                        </w:ins>
                      </m:r>
                      <m:ctrlPr>
                        <w:ins w:id="257" w:author="Clough, Madeline" w:date="2024-04-29T12:38:00Z">
                          <w:rPr>
                            <w:rFonts w:ascii="Cambria Math" w:hAnsi="Cambria Math"/>
                            <w:i/>
                            <w:iCs/>
                          </w:rPr>
                        </w:ins>
                      </m:ctrlPr>
                    </m:e>
                    <m:sub>
                      <m:r>
                        <w:rPr>
                          <w:rFonts w:ascii="Cambria Math" w:hAnsi="Cambria Math"/>
                        </w:rPr>
                        <m:t>y</m:t>
                      </m:r>
                    </m:sub>
                  </m:sSub>
                  <m:r>
                    <m:rPr>
                      <m:lit/>
                    </m:rPr>
                    <w:rPr>
                      <w:rFonts w:ascii="Cambria Math" w:hAnsi="Cambria Math"/>
                    </w:rPr>
                    <m:t>{</m:t>
                  </m:r>
                  <m:d>
                    <m:dPr>
                      <m:begChr m:val="|"/>
                      <m:endChr m:val="|"/>
                      <m:ctrlPr>
                        <w:ins w:id="258" w:author="Clough, Madeline" w:date="2024-04-29T12:38:00Z">
                          <w:rPr>
                            <w:rFonts w:ascii="Cambria Math" w:hAnsi="Cambria Math"/>
                          </w:rPr>
                        </w:ins>
                      </m:ctrlPr>
                    </m:dPr>
                    <m:e>
                      <m:sSub>
                        <m:sSubPr>
                          <m:ctrlPr>
                            <w:ins w:id="259" w:author="Clough, Madeline" w:date="2024-04-29T12:38:00Z">
                              <w:rPr>
                                <w:rFonts w:ascii="Cambria Math" w:hAnsi="Cambria Math"/>
                                <w:i/>
                              </w:rPr>
                            </w:ins>
                          </m:ctrlPr>
                        </m:sSubPr>
                        <m:e>
                          <m:r>
                            <w:rPr>
                              <w:rFonts w:ascii="Cambria Math" w:hAnsi="Cambria Math"/>
                            </w:rPr>
                            <m:t>x</m:t>
                          </m:r>
                          <m:ctrlPr>
                            <w:ins w:id="260" w:author="Clough, Madeline" w:date="2024-04-29T12:38:00Z">
                              <w:rPr>
                                <w:rFonts w:ascii="Cambria Math" w:hAnsi="Cambria Math"/>
                              </w:rPr>
                            </w:ins>
                          </m:ctrlPr>
                        </m:e>
                        <m:sub>
                          <m:r>
                            <w:rPr>
                              <w:rFonts w:ascii="Cambria Math" w:hAnsi="Cambria Math"/>
                            </w:rPr>
                            <m:t>test</m:t>
                          </m:r>
                        </m:sub>
                      </m:sSub>
                      <m:r>
                        <w:rPr>
                          <w:rFonts w:ascii="Cambria Math" w:hAnsi="Cambria Math"/>
                        </w:rPr>
                        <m:t> - x</m:t>
                      </m:r>
                      <m:ctrlPr>
                        <w:ins w:id="261" w:author="Clough, Madeline" w:date="2024-04-29T12:38:00Z">
                          <w:rPr>
                            <w:rFonts w:ascii="Cambria Math" w:hAnsi="Cambria Math"/>
                            <w:i/>
                          </w:rPr>
                        </w:ins>
                      </m:ctrlPr>
                    </m:e>
                  </m:d>
                  <m:r>
                    <w:rPr>
                      <w:rFonts w:ascii="Cambria Math" w:hAnsi="Cambria Math"/>
                    </w:rPr>
                    <m:t>:y</m:t>
                  </m:r>
                  <m:r>
                    <m:rPr>
                      <m:sty m:val="p"/>
                    </m:rPr>
                    <w:rPr>
                      <w:rFonts w:ascii="Cambria Math" w:hAnsi="Cambria Math"/>
                    </w:rPr>
                    <m:t>≠</m:t>
                  </m:r>
                  <m:sSub>
                    <m:sSubPr>
                      <m:ctrlPr>
                        <w:ins w:id="262" w:author="Clough, Madeline" w:date="2024-04-29T12:38:00Z">
                          <w:rPr>
                            <w:rFonts w:ascii="Cambria Math" w:hAnsi="Cambria Math"/>
                            <w:i/>
                          </w:rPr>
                        </w:ins>
                      </m:ctrlPr>
                    </m:sSubPr>
                    <m:e>
                      <m:r>
                        <w:rPr>
                          <w:rFonts w:ascii="Cambria Math" w:hAnsi="Cambria Math"/>
                        </w:rPr>
                        <m:t>y</m:t>
                      </m:r>
                      <m:ctrlPr>
                        <w:ins w:id="263" w:author="Clough, Madeline" w:date="2024-04-29T12:38:00Z">
                          <w:rPr>
                            <w:rFonts w:ascii="Cambria Math" w:hAnsi="Cambria Math"/>
                          </w:rPr>
                        </w:ins>
                      </m:ctrlPr>
                    </m:e>
                    <m:sub>
                      <m:r>
                        <w:rPr>
                          <w:rFonts w:ascii="Cambria Math" w:hAnsi="Cambria Math"/>
                        </w:rPr>
                        <m:t>ref</m:t>
                      </m:r>
                    </m:sub>
                  </m:sSub>
                  <m:r>
                    <m:rPr>
                      <m:lit/>
                    </m:rPr>
                    <w:rPr>
                      <w:rFonts w:ascii="Cambria Math" w:hAnsi="Cambria Math"/>
                    </w:rPr>
                    <m:t>}</m:t>
                  </m:r>
                </m:den>
              </m:f>
              <m:r>
                <w:rPr>
                  <w:rFonts w:ascii="Cambria Math" w:hAnsi="Cambria Math"/>
                </w:rPr>
                <m:t xml:space="preserve"> #</m:t>
              </m:r>
              <m:d>
                <m:dPr>
                  <m:ctrlPr>
                    <w:ins w:id="264" w:author="Clough, Madeline" w:date="2024-04-29T12:38:00Z">
                      <w:rPr>
                        <w:rFonts w:ascii="Cambria Math" w:hAnsi="Cambria Math"/>
                        <w:i/>
                      </w:rPr>
                    </w:ins>
                  </m:ctrlPr>
                </m:dPr>
                <m:e>
                  <m:r>
                    <w:rPr>
                      <w:rFonts w:ascii="Cambria Math" w:hAnsi="Cambria Math"/>
                    </w:rPr>
                    <m:t>2</m:t>
                  </m:r>
                </m:e>
              </m:d>
            </m:e>
          </m:eqArr>
        </m:oMath>
      </m:oMathPara>
    </w:p>
    <w:p w14:paraId="0A78D315" w14:textId="77777777" w:rsidR="001C45C5" w:rsidRDefault="001C45C5" w:rsidP="002E4E4F">
      <w:pPr>
        <w:pStyle w:val="TAMainText"/>
        <w:ind w:firstLine="0"/>
        <w:jc w:val="center"/>
      </w:pPr>
    </w:p>
    <w:p w14:paraId="2BEF5047" w14:textId="561A998F" w:rsidR="004779CD" w:rsidRDefault="00647ED4" w:rsidP="00C40795">
      <w:pPr>
        <w:pStyle w:val="TAMainText"/>
        <w:ind w:firstLine="0"/>
      </w:pPr>
      <w:r>
        <w:t xml:space="preserve">Where </w:t>
      </w:r>
      <m:oMath>
        <m:d>
          <m:dPr>
            <m:begChr m:val="|"/>
            <m:endChr m:val="|"/>
            <m:ctrlPr>
              <w:ins w:id="265" w:author="Clough, Madeline" w:date="2024-04-29T12:38:00Z">
                <w:rPr>
                  <w:rFonts w:ascii="Cambria Math" w:hAnsi="Cambria Math"/>
                </w:rPr>
              </w:ins>
            </m:ctrlPr>
          </m:dPr>
          <m:e>
            <m:sSub>
              <m:sSubPr>
                <m:ctrlPr>
                  <w:ins w:id="266" w:author="Clough, Madeline" w:date="2024-04-29T12:38:00Z">
                    <w:rPr>
                      <w:rFonts w:ascii="Cambria Math" w:hAnsi="Cambria Math"/>
                      <w:i/>
                    </w:rPr>
                  </w:ins>
                </m:ctrlPr>
              </m:sSubPr>
              <m:e>
                <m:r>
                  <w:rPr>
                    <w:rFonts w:ascii="Cambria Math" w:hAnsi="Cambria Math"/>
                  </w:rPr>
                  <m:t>x</m:t>
                </m:r>
                <m:ctrlPr>
                  <w:ins w:id="267" w:author="Clough, Madeline" w:date="2024-04-29T12:38:00Z">
                    <w:rPr>
                      <w:rFonts w:ascii="Cambria Math" w:hAnsi="Cambria Math"/>
                    </w:rPr>
                  </w:ins>
                </m:ctrlPr>
              </m:e>
              <m:sub>
                <m:r>
                  <w:rPr>
                    <w:rFonts w:ascii="Cambria Math" w:hAnsi="Cambria Math"/>
                  </w:rPr>
                  <m:t>test</m:t>
                </m:r>
              </m:sub>
            </m:sSub>
            <m:r>
              <w:rPr>
                <w:rFonts w:ascii="Cambria Math" w:hAnsi="Cambria Math"/>
              </w:rPr>
              <m:t> - </m:t>
            </m:r>
            <m:sSub>
              <m:sSubPr>
                <m:ctrlPr>
                  <w:ins w:id="268" w:author="Clough, Madeline" w:date="2024-04-29T12:38:00Z">
                    <w:rPr>
                      <w:rFonts w:ascii="Cambria Math" w:hAnsi="Cambria Math"/>
                      <w:i/>
                    </w:rPr>
                  </w:ins>
                </m:ctrlPr>
              </m:sSubPr>
              <m:e>
                <m:r>
                  <w:rPr>
                    <w:rFonts w:ascii="Cambria Math" w:hAnsi="Cambria Math"/>
                  </w:rPr>
                  <m:t>x</m:t>
                </m:r>
              </m:e>
              <m:sub>
                <m:r>
                  <w:rPr>
                    <w:rFonts w:ascii="Cambria Math" w:hAnsi="Cambria Math"/>
                  </w:rPr>
                  <m:t>ref</m:t>
                </m:r>
              </m:sub>
            </m:sSub>
            <m:ctrlPr>
              <w:ins w:id="269" w:author="Clough, Madeline" w:date="2024-04-29T12:38:00Z">
                <w:rPr>
                  <w:rFonts w:ascii="Cambria Math" w:hAnsi="Cambria Math"/>
                  <w:i/>
                </w:rPr>
              </w:ins>
            </m:ctrlPr>
          </m:e>
        </m:d>
      </m:oMath>
      <w:r>
        <w:t xml:space="preserve"> is </w:t>
      </w:r>
      <w:commentRangeStart w:id="270"/>
      <w:r>
        <w:t xml:space="preserve">the </w:t>
      </w:r>
      <w:ins w:id="271" w:author="Clough, Madeline" w:date="2024-04-30T11:05:00Z">
        <w:r w:rsidR="00B53419">
          <w:t xml:space="preserve">one-dimensional </w:t>
        </w:r>
      </w:ins>
      <w:commentRangeEnd w:id="270"/>
      <w:ins w:id="272" w:author="Clough, Madeline" w:date="2024-04-30T11:06:00Z">
        <w:r w:rsidR="00B53419">
          <w:rPr>
            <w:rStyle w:val="CommentReference"/>
          </w:rPr>
          <w:commentReference w:id="270"/>
        </w:r>
      </w:ins>
      <w:r>
        <w:t>Euclidean distance between</w:t>
      </w:r>
      <w:r w:rsidR="007A37F5">
        <w:t xml:space="preserve"> spectra</w:t>
      </w:r>
      <w:r>
        <w:t xml:space="preserve"> </w:t>
      </w:r>
      <m:oMath>
        <m:sSub>
          <m:sSubPr>
            <m:ctrlPr>
              <w:ins w:id="273" w:author="Clough, Madeline" w:date="2024-04-29T12:38:00Z">
                <w:rPr>
                  <w:rFonts w:ascii="Cambria Math" w:hAnsi="Cambria Math"/>
                  <w:i/>
                </w:rPr>
              </w:ins>
            </m:ctrlPr>
          </m:sSubPr>
          <m:e>
            <m:r>
              <w:rPr>
                <w:rFonts w:ascii="Cambria Math" w:hAnsi="Cambria Math"/>
              </w:rPr>
              <m:t>x</m:t>
            </m:r>
          </m:e>
          <m:sub>
            <m:r>
              <w:rPr>
                <w:rFonts w:ascii="Cambria Math" w:hAnsi="Cambria Math"/>
              </w:rPr>
              <m:t>test</m:t>
            </m:r>
          </m:sub>
        </m:sSub>
        <m:r>
          <w:rPr>
            <w:rFonts w:ascii="Cambria Math" w:hAnsi="Cambria Math"/>
          </w:rPr>
          <m:t xml:space="preserve"> and </m:t>
        </m:r>
        <m:sSub>
          <m:sSubPr>
            <m:ctrlPr>
              <w:ins w:id="274" w:author="Clough, Madeline" w:date="2024-04-29T12:38:00Z">
                <w:rPr>
                  <w:rFonts w:ascii="Cambria Math" w:hAnsi="Cambria Math"/>
                  <w:i/>
                </w:rPr>
              </w:ins>
            </m:ctrlPr>
          </m:sSubPr>
          <m:e>
            <m:r>
              <w:rPr>
                <w:rFonts w:ascii="Cambria Math" w:hAnsi="Cambria Math"/>
              </w:rPr>
              <m:t>x</m:t>
            </m:r>
          </m:e>
          <m:sub>
            <m:r>
              <w:rPr>
                <w:rFonts w:ascii="Cambria Math" w:hAnsi="Cambria Math"/>
              </w:rPr>
              <m:t>ref</m:t>
            </m:r>
          </m:sub>
        </m:sSub>
      </m:oMath>
      <w:r w:rsidR="000277A3">
        <w:t xml:space="preserve"> and </w:t>
      </w:r>
      <m:oMath>
        <m:r>
          <w:rPr>
            <w:rFonts w:ascii="Cambria Math" w:hAnsi="Cambria Math"/>
          </w:rPr>
          <m:t>x</m:t>
        </m:r>
      </m:oMath>
      <w:r w:rsidR="000277A3">
        <w:t xml:space="preserve"> is the closest </w:t>
      </w:r>
      <w:ins w:id="275" w:author="Clough, Madeline" w:date="2024-04-30T11:06:00Z">
        <w:r w:rsidR="00246924">
          <w:t xml:space="preserve">reference </w:t>
        </w:r>
      </w:ins>
      <w:r w:rsidR="000277A3">
        <w:t xml:space="preserve">spectra with respect to </w:t>
      </w:r>
      <m:oMath>
        <m:sSub>
          <m:sSubPr>
            <m:ctrlPr>
              <w:ins w:id="276" w:author="Clough, Madeline" w:date="2024-04-29T12:38:00Z">
                <w:rPr>
                  <w:rFonts w:ascii="Cambria Math" w:hAnsi="Cambria Math"/>
                  <w:i/>
                </w:rPr>
              </w:ins>
            </m:ctrlPr>
          </m:sSubPr>
          <m:e>
            <m:r>
              <w:rPr>
                <w:rFonts w:ascii="Cambria Math" w:hAnsi="Cambria Math"/>
              </w:rPr>
              <m:t>x</m:t>
            </m:r>
          </m:e>
          <m:sub>
            <m:r>
              <w:rPr>
                <w:rFonts w:ascii="Cambria Math" w:hAnsi="Cambria Math"/>
              </w:rPr>
              <m:t>test</m:t>
            </m:r>
          </m:sub>
        </m:sSub>
      </m:oMath>
      <w:r w:rsidR="000277A3">
        <w:t xml:space="preserve"> corresponding to </w:t>
      </w:r>
      <w:commentRangeStart w:id="277"/>
      <w:r w:rsidR="000277A3">
        <w:t xml:space="preserve">the label </w:t>
      </w:r>
      <m:oMath>
        <m:r>
          <m:rPr>
            <m:sty m:val="p"/>
          </m:rPr>
          <w:rPr>
            <w:rFonts w:ascii="Cambria Math" w:hAnsi="Cambria Math"/>
          </w:rPr>
          <m:t>y</m:t>
        </m:r>
        <w:commentRangeEnd w:id="277"/>
        <m:r>
          <m:rPr>
            <m:sty m:val="p"/>
          </m:rPr>
          <w:rPr>
            <w:rStyle w:val="CommentReference"/>
          </w:rPr>
          <w:commentReference w:id="277"/>
        </m:r>
      </m:oMath>
      <w:r>
        <w:t>.</w:t>
      </w:r>
      <w:r w:rsidR="0058188F">
        <w:t xml:space="preserve"> </w:t>
      </w:r>
      <w:r w:rsidR="00F75EFE">
        <w:t>For both PCC and NN metrics, we used the standard normal variate (SNV)</w:t>
      </w:r>
      <w:r w:rsidR="00C72AB6">
        <w:rPr>
          <w:rStyle w:val="EndnoteReference"/>
        </w:rPr>
        <w:endnoteReference w:id="28"/>
      </w:r>
      <w:r w:rsidR="00C72AB6">
        <w:t xml:space="preserve"> </w:t>
      </w:r>
      <w:r w:rsidR="00F75EFE">
        <w:t>for all analyzed spectra</w:t>
      </w:r>
      <w:r w:rsidR="00C40795">
        <w:t xml:space="preserve"> (</w:t>
      </w:r>
      <w:r w:rsidR="005A2ED2" w:rsidRPr="00BB4F01">
        <w:rPr>
          <w:highlight w:val="green"/>
          <w:rPrChange w:id="280" w:author="Clough, Madeline" w:date="2024-05-01T13:46:00Z">
            <w:rPr/>
          </w:rPrChange>
        </w:rPr>
        <w:t>see</w:t>
      </w:r>
      <w:r w:rsidR="00C40795" w:rsidRPr="00BB4F01">
        <w:rPr>
          <w:highlight w:val="green"/>
          <w:rPrChange w:id="281" w:author="Clough, Madeline" w:date="2024-05-01T13:46:00Z">
            <w:rPr/>
          </w:rPrChange>
        </w:rPr>
        <w:t xml:space="preserve"> S</w:t>
      </w:r>
      <w:r w:rsidR="005A2ED2" w:rsidRPr="00BB4F01">
        <w:rPr>
          <w:highlight w:val="green"/>
          <w:rPrChange w:id="282" w:author="Clough, Madeline" w:date="2024-05-01T13:46:00Z">
            <w:rPr/>
          </w:rPrChange>
        </w:rPr>
        <w:t>upporting Information</w:t>
      </w:r>
      <w:r w:rsidR="00C40795" w:rsidRPr="00BB4F01">
        <w:rPr>
          <w:highlight w:val="green"/>
          <w:rPrChange w:id="283" w:author="Clough, Madeline" w:date="2024-05-01T13:46:00Z">
            <w:rPr/>
          </w:rPrChange>
        </w:rPr>
        <w:t xml:space="preserve"> section II</w:t>
      </w:r>
      <w:r w:rsidR="00C40795">
        <w:t>)</w:t>
      </w:r>
      <w:r w:rsidR="00F75EFE">
        <w:t>. Use of SNV</w:t>
      </w:r>
      <w:r w:rsidR="00CA115F">
        <w:t xml:space="preserve"> </w:t>
      </w:r>
      <w:r w:rsidR="00B24EC3">
        <w:t xml:space="preserve">enables </w:t>
      </w:r>
      <w:r w:rsidR="00CA115F">
        <w:t xml:space="preserve">the </w:t>
      </w:r>
      <w:r w:rsidR="005A2ED2">
        <w:t>predicted</w:t>
      </w:r>
      <w:r w:rsidR="00B86371">
        <w:t xml:space="preserve"> </w:t>
      </w:r>
      <w:r w:rsidR="000D7798">
        <w:t xml:space="preserve">classification labels </w:t>
      </w:r>
      <w:r w:rsidR="00CA115F">
        <w:t xml:space="preserve">of NN </w:t>
      </w:r>
      <w:r w:rsidR="00B86371">
        <w:t xml:space="preserve">and PCC </w:t>
      </w:r>
      <w:r w:rsidR="00CA115F">
        <w:t xml:space="preserve">to be </w:t>
      </w:r>
      <w:r w:rsidR="00B86371">
        <w:t>the same</w:t>
      </w:r>
      <w:r w:rsidR="00F75EFE">
        <w:t>,</w:t>
      </w:r>
      <w:r w:rsidR="00CA115F">
        <w:t xml:space="preserve"> and</w:t>
      </w:r>
      <w:r w:rsidR="00F75EFE">
        <w:t xml:space="preserve"> thus </w:t>
      </w:r>
      <w:r w:rsidR="00B86371">
        <w:t>the uncertainty about their predictions is comparable</w:t>
      </w:r>
      <w:r w:rsidR="00F75EFE">
        <w:t>.</w:t>
      </w:r>
      <w:r w:rsidR="00945BD0">
        <w:t xml:space="preserve"> </w:t>
      </w:r>
    </w:p>
    <w:p w14:paraId="6A18D0E1" w14:textId="77777777" w:rsidR="004779CD" w:rsidRDefault="004779CD" w:rsidP="004779CD">
      <w:pPr>
        <w:pStyle w:val="TAMainText"/>
        <w:ind w:firstLine="0"/>
      </w:pPr>
    </w:p>
    <w:p w14:paraId="539A2B2B" w14:textId="4392FFFA" w:rsidR="004779CD" w:rsidRPr="00644ABA" w:rsidRDefault="004779CD" w:rsidP="004779CD">
      <w:pPr>
        <w:pStyle w:val="TAMainText"/>
        <w:ind w:firstLine="0"/>
        <w:rPr>
          <w:i/>
          <w:iCs/>
        </w:rPr>
      </w:pPr>
      <w:r w:rsidRPr="00644ABA">
        <w:rPr>
          <w:i/>
          <w:iCs/>
        </w:rPr>
        <w:t xml:space="preserve">Conformal </w:t>
      </w:r>
      <w:r w:rsidR="00EB3BE8" w:rsidRPr="00644ABA">
        <w:rPr>
          <w:i/>
          <w:iCs/>
        </w:rPr>
        <w:t>P</w:t>
      </w:r>
      <w:r w:rsidRPr="00644ABA">
        <w:rPr>
          <w:i/>
          <w:iCs/>
        </w:rPr>
        <w:t>rediction</w:t>
      </w:r>
    </w:p>
    <w:p w14:paraId="6CE9CE9D" w14:textId="7D227413" w:rsidR="004779CD" w:rsidRPr="00883E6F" w:rsidRDefault="00841B34" w:rsidP="00883E6F">
      <w:pPr>
        <w:pStyle w:val="TAMainText"/>
        <w:ind w:firstLine="180"/>
        <w:rPr>
          <w:rStyle w:val="PageNumber"/>
        </w:rPr>
      </w:pPr>
      <w:r>
        <w:rPr>
          <w:rStyle w:val="PageNumber"/>
        </w:rPr>
        <w:t>C</w:t>
      </w:r>
      <w:r w:rsidRPr="00883E6F">
        <w:rPr>
          <w:rStyle w:val="PageNumber"/>
        </w:rPr>
        <w:t xml:space="preserve">onformal prediction is used to generate prediction sets (here, polymer labels) for new observations </w:t>
      </w:r>
      <w:r>
        <w:rPr>
          <w:rStyle w:val="PageNumber"/>
        </w:rPr>
        <w:t>g</w:t>
      </w:r>
      <w:r w:rsidR="00A2166E" w:rsidRPr="00883E6F">
        <w:rPr>
          <w:rStyle w:val="PageNumber"/>
        </w:rPr>
        <w:t xml:space="preserve">iven a </w:t>
      </w:r>
      <w:commentRangeStart w:id="284"/>
      <w:r w:rsidR="00A2166E" w:rsidRPr="00883E6F">
        <w:rPr>
          <w:rStyle w:val="PageNumber"/>
        </w:rPr>
        <w:t>trained prediction model</w:t>
      </w:r>
      <w:r w:rsidR="00E20B82" w:rsidRPr="00883E6F">
        <w:rPr>
          <w:rStyle w:val="PageNumber"/>
        </w:rPr>
        <w:t xml:space="preserve"> (in our case, the spectral reference library)</w:t>
      </w:r>
      <w:commentRangeEnd w:id="284"/>
      <w:r w:rsidR="004A663A">
        <w:rPr>
          <w:rStyle w:val="CommentReference"/>
        </w:rPr>
        <w:commentReference w:id="284"/>
      </w:r>
      <w:r w:rsidR="00A2166E" w:rsidRPr="00883E6F">
        <w:rPr>
          <w:rStyle w:val="PageNumber"/>
        </w:rPr>
        <w:t xml:space="preserve"> that provides both a label and a </w:t>
      </w:r>
      <w:commentRangeStart w:id="285"/>
      <w:r w:rsidR="00A2166E" w:rsidRPr="00F96F7E">
        <w:rPr>
          <w:rStyle w:val="PageNumber"/>
          <w:highlight w:val="yellow"/>
          <w:rPrChange w:id="286" w:author="Clough, Madeline" w:date="2024-05-01T13:48:00Z">
            <w:rPr>
              <w:rStyle w:val="PageNumber"/>
            </w:rPr>
          </w:rPrChange>
        </w:rPr>
        <w:t>heuristic uncertainty score</w:t>
      </w:r>
      <w:r w:rsidR="001C45C5" w:rsidRPr="00883E6F">
        <w:rPr>
          <w:rStyle w:val="PageNumber"/>
        </w:rPr>
        <w:t xml:space="preserve"> </w:t>
      </w:r>
      <w:commentRangeEnd w:id="285"/>
      <w:r w:rsidR="001B273B">
        <w:rPr>
          <w:rStyle w:val="CommentReference"/>
        </w:rPr>
        <w:commentReference w:id="285"/>
      </w:r>
      <w:r w:rsidR="009F2758">
        <w:rPr>
          <w:rStyle w:val="PageNumber"/>
        </w:rPr>
        <w:t>given by the chosen similarity metric</w:t>
      </w:r>
      <w:r w:rsidR="00A2166E" w:rsidRPr="00883E6F">
        <w:rPr>
          <w:rStyle w:val="PageNumber"/>
        </w:rPr>
        <w:t>. T</w:t>
      </w:r>
      <w:r w:rsidR="003972F9">
        <w:rPr>
          <w:rStyle w:val="PageNumber"/>
        </w:rPr>
        <w:t xml:space="preserve">he prediction set </w:t>
      </w:r>
      <w:r w:rsidR="00A2166E" w:rsidRPr="00883E6F">
        <w:rPr>
          <w:rStyle w:val="PageNumber"/>
        </w:rPr>
        <w:t xml:space="preserve">is achieved using a calibration </w:t>
      </w:r>
      <w:r w:rsidR="008075B9">
        <w:rPr>
          <w:rStyle w:val="PageNumber"/>
        </w:rPr>
        <w:t>data</w:t>
      </w:r>
      <w:r w:rsidR="00A2166E" w:rsidRPr="00883E6F">
        <w:rPr>
          <w:rStyle w:val="PageNumber"/>
        </w:rPr>
        <w:t xml:space="preserve">set that </w:t>
      </w:r>
      <w:r w:rsidR="00ED6185" w:rsidRPr="00883E6F">
        <w:rPr>
          <w:rStyle w:val="PageNumber"/>
        </w:rPr>
        <w:t>re</w:t>
      </w:r>
      <w:r w:rsidR="00ED6185">
        <w:rPr>
          <w:rStyle w:val="PageNumber"/>
        </w:rPr>
        <w:t>presents</w:t>
      </w:r>
      <w:r w:rsidR="00ED6185" w:rsidRPr="00883E6F">
        <w:rPr>
          <w:rStyle w:val="PageNumber"/>
        </w:rPr>
        <w:t xml:space="preserve"> </w:t>
      </w:r>
      <w:r w:rsidR="00A2166E" w:rsidRPr="00883E6F">
        <w:rPr>
          <w:rStyle w:val="PageNumber"/>
        </w:rPr>
        <w:t xml:space="preserve">the </w:t>
      </w:r>
      <w:r w:rsidR="00472D0B">
        <w:rPr>
          <w:rStyle w:val="PageNumber"/>
        </w:rPr>
        <w:t>variability of unknown spectra</w:t>
      </w:r>
      <w:r w:rsidR="00472D0B" w:rsidRPr="001F0EBB">
        <w:rPr>
          <w:rStyle w:val="PageNumber"/>
        </w:rPr>
        <w:t xml:space="preserve"> </w:t>
      </w:r>
      <w:r w:rsidR="00A2166E" w:rsidRPr="00883E6F">
        <w:rPr>
          <w:rStyle w:val="PageNumber"/>
        </w:rPr>
        <w:t>to be classified</w:t>
      </w:r>
      <w:r w:rsidR="000D7798">
        <w:rPr>
          <w:rStyle w:val="PageNumber"/>
        </w:rPr>
        <w:t xml:space="preserve"> </w:t>
      </w:r>
      <w:r w:rsidR="00A2166E" w:rsidRPr="00883E6F">
        <w:rPr>
          <w:rStyle w:val="PageNumber"/>
        </w:rPr>
        <w:t>while guaranteeing a certain level of</w:t>
      </w:r>
      <w:r w:rsidR="00FB4E6D">
        <w:rPr>
          <w:rStyle w:val="PageNumber"/>
        </w:rPr>
        <w:t xml:space="preserve"> confidence</w:t>
      </w:r>
      <w:r w:rsidR="00472D0B">
        <w:rPr>
          <w:rStyle w:val="PageNumber"/>
        </w:rPr>
        <w:t xml:space="preserve">. </w:t>
      </w:r>
      <w:r w:rsidR="0048598E">
        <w:rPr>
          <w:rStyle w:val="PageNumber"/>
        </w:rPr>
        <w:t>As CP only requires</w:t>
      </w:r>
      <w:r w:rsidR="00E856D4">
        <w:rPr>
          <w:rStyle w:val="PageNumber"/>
        </w:rPr>
        <w:t xml:space="preserve"> mild assumption</w:t>
      </w:r>
      <w:r w:rsidR="00346586">
        <w:rPr>
          <w:rStyle w:val="PageNumber"/>
        </w:rPr>
        <w:t>s</w:t>
      </w:r>
      <w:r w:rsidR="00E856D4">
        <w:rPr>
          <w:rStyle w:val="PageNumber"/>
        </w:rPr>
        <w:t xml:space="preserve"> </w:t>
      </w:r>
      <w:r w:rsidR="0048598E">
        <w:rPr>
          <w:rStyle w:val="PageNumber"/>
        </w:rPr>
        <w:t>to</w:t>
      </w:r>
      <w:r w:rsidR="00E856D4">
        <w:rPr>
          <w:rStyle w:val="PageNumber"/>
        </w:rPr>
        <w:t xml:space="preserve"> </w:t>
      </w:r>
      <w:r w:rsidR="008C1708">
        <w:rPr>
          <w:rStyle w:val="PageNumber"/>
        </w:rPr>
        <w:t>achieve</w:t>
      </w:r>
      <w:r w:rsidR="00E856D4">
        <w:rPr>
          <w:rStyle w:val="PageNumber"/>
        </w:rPr>
        <w:t xml:space="preserve"> statistical guarantees</w:t>
      </w:r>
      <w:del w:id="287" w:author="Clough, Madeline" w:date="2024-05-01T13:50:00Z">
        <w:r w:rsidR="00252142" w:rsidDel="001B273B">
          <w:rPr>
            <w:rStyle w:val="PageNumber"/>
          </w:rPr>
          <w:delText>,</w:delText>
        </w:r>
      </w:del>
      <w:r w:rsidR="00ED2265">
        <w:rPr>
          <w:rStyle w:val="PageNumber"/>
        </w:rPr>
        <w:t xml:space="preserve"> </w:t>
      </w:r>
      <w:r w:rsidR="00ED2265">
        <w:t>(</w:t>
      </w:r>
      <w:r w:rsidR="00ED2265" w:rsidRPr="001B273B">
        <w:rPr>
          <w:highlight w:val="green"/>
          <w:rPrChange w:id="288" w:author="Clough, Madeline" w:date="2024-05-01T13:50:00Z">
            <w:rPr/>
          </w:rPrChange>
        </w:rPr>
        <w:t>see Supporting Information</w:t>
      </w:r>
      <w:ins w:id="289" w:author="Clough, Madeline" w:date="2024-05-01T13:50:00Z">
        <w:r w:rsidR="001B273B" w:rsidRPr="001B273B">
          <w:rPr>
            <w:highlight w:val="green"/>
            <w:rPrChange w:id="290" w:author="Clough, Madeline" w:date="2024-05-01T13:50:00Z">
              <w:rPr/>
            </w:rPrChange>
          </w:rPr>
          <w:t xml:space="preserve"> section </w:t>
        </w:r>
      </w:ins>
      <w:ins w:id="291" w:author="Clough, Madeline" w:date="2024-05-01T17:58:00Z">
        <w:r w:rsidR="00F1165D">
          <w:t>II</w:t>
        </w:r>
      </w:ins>
      <w:r w:rsidR="00252142">
        <w:t>)</w:t>
      </w:r>
      <w:ins w:id="292" w:author="Clough, Madeline" w:date="2024-05-01T13:50:00Z">
        <w:r w:rsidR="001B273B">
          <w:t>,</w:t>
        </w:r>
      </w:ins>
      <w:r w:rsidR="00252142">
        <w:t xml:space="preserve"> </w:t>
      </w:r>
      <w:r w:rsidR="008C1708">
        <w:t xml:space="preserve">the framework can </w:t>
      </w:r>
      <w:r w:rsidR="009D1B5A">
        <w:t xml:space="preserve">easily be instituted for </w:t>
      </w:r>
      <w:r w:rsidR="00871AC1">
        <w:t>more robust spectral classification.</w:t>
      </w:r>
    </w:p>
    <w:p w14:paraId="2C364AD2" w14:textId="6844D993" w:rsidR="00BE5A69" w:rsidRDefault="00AF3BAB" w:rsidP="00AF3BAB">
      <w:pPr>
        <w:pStyle w:val="TAMainText"/>
        <w:ind w:firstLine="180"/>
      </w:pPr>
      <w:r w:rsidRPr="00883E6F">
        <w:rPr>
          <w:rStyle w:val="PageNumber"/>
        </w:rPr>
        <w:t xml:space="preserve">In brief, </w:t>
      </w:r>
      <w:r w:rsidR="00373243">
        <w:rPr>
          <w:rStyle w:val="PageNumber"/>
        </w:rPr>
        <w:t xml:space="preserve">the </w:t>
      </w:r>
      <w:r w:rsidR="0010606E" w:rsidRPr="004C6181">
        <w:rPr>
          <w:rStyle w:val="PageNumber"/>
        </w:rPr>
        <w:t>true positive</w:t>
      </w:r>
      <w:r w:rsidR="00196BFA" w:rsidRPr="00883E6F">
        <w:rPr>
          <w:rStyle w:val="PageNumber"/>
        </w:rPr>
        <w:t xml:space="preserve"> (</w:t>
      </w:r>
      <w:r w:rsidR="004C6181" w:rsidRPr="00883E6F">
        <w:rPr>
          <w:rStyle w:val="PageNumber"/>
        </w:rPr>
        <w:t xml:space="preserve">FLOPP-e </w:t>
      </w:r>
      <w:r w:rsidR="004C6181">
        <w:rPr>
          <w:rStyle w:val="PageNumber"/>
        </w:rPr>
        <w:t xml:space="preserve">spectrum </w:t>
      </w:r>
      <w:r w:rsidR="004C6181" w:rsidRPr="00883E6F">
        <w:rPr>
          <w:rStyle w:val="PageNumber"/>
        </w:rPr>
        <w:t>label match</w:t>
      </w:r>
      <w:r w:rsidR="00AC2E96">
        <w:rPr>
          <w:rStyle w:val="PageNumber"/>
        </w:rPr>
        <w:t>ing to</w:t>
      </w:r>
      <w:r w:rsidR="0092572A">
        <w:rPr>
          <w:rStyle w:val="PageNumber"/>
        </w:rPr>
        <w:t xml:space="preserve"> a</w:t>
      </w:r>
      <w:r w:rsidR="00AC2E96">
        <w:rPr>
          <w:rStyle w:val="PageNumber"/>
        </w:rPr>
        <w:t xml:space="preserve"> </w:t>
      </w:r>
      <w:r w:rsidR="004C6181" w:rsidRPr="00883E6F">
        <w:rPr>
          <w:rStyle w:val="PageNumber"/>
        </w:rPr>
        <w:t>FLOPP</w:t>
      </w:r>
      <w:r w:rsidR="00AC2E96">
        <w:rPr>
          <w:rStyle w:val="PageNumber"/>
        </w:rPr>
        <w:t xml:space="preserve"> spectrum</w:t>
      </w:r>
      <w:r w:rsidR="00567D2D">
        <w:rPr>
          <w:rStyle w:val="PageNumber"/>
        </w:rPr>
        <w:t xml:space="preserve"> of the same</w:t>
      </w:r>
      <w:r w:rsidR="004C6181" w:rsidRPr="00883E6F">
        <w:rPr>
          <w:rStyle w:val="PageNumber"/>
        </w:rPr>
        <w:t xml:space="preserve"> label)</w:t>
      </w:r>
      <w:r w:rsidR="0010606E" w:rsidRPr="004C6181">
        <w:rPr>
          <w:rStyle w:val="PageNumber"/>
        </w:rPr>
        <w:t xml:space="preserve"> similarity scores</w:t>
      </w:r>
      <w:r w:rsidR="00373243">
        <w:rPr>
          <w:rStyle w:val="PageNumber"/>
        </w:rPr>
        <w:t xml:space="preserve"> of a</w:t>
      </w:r>
      <w:r w:rsidR="00342A68">
        <w:rPr>
          <w:rStyle w:val="PageNumber"/>
        </w:rPr>
        <w:t xml:space="preserve"> calibration set </w:t>
      </w:r>
      <w:r w:rsidR="00425AA3">
        <w:rPr>
          <w:rStyle w:val="PageNumber"/>
        </w:rPr>
        <w:t xml:space="preserve">representing 90% of the environmentally aged FLOPP-e </w:t>
      </w:r>
      <w:r w:rsidR="00373243">
        <w:rPr>
          <w:rStyle w:val="PageNumber"/>
        </w:rPr>
        <w:t xml:space="preserve">plastic spectra </w:t>
      </w:r>
      <w:r w:rsidR="006D23B6">
        <w:rPr>
          <w:rStyle w:val="PageNumber"/>
        </w:rPr>
        <w:t>was</w:t>
      </w:r>
      <w:r w:rsidR="0010606E">
        <w:rPr>
          <w:rStyle w:val="PageNumber"/>
        </w:rPr>
        <w:t xml:space="preserve"> compared to FLOPP reference spectra </w:t>
      </w:r>
      <w:r w:rsidR="006D23B6">
        <w:rPr>
          <w:rStyle w:val="PageNumber"/>
        </w:rPr>
        <w:t>and the resultant HQI values were</w:t>
      </w:r>
      <w:r w:rsidR="00373243">
        <w:rPr>
          <w:rStyle w:val="PageNumber"/>
        </w:rPr>
        <w:t xml:space="preserve"> </w:t>
      </w:r>
      <w:r w:rsidR="00235CD9">
        <w:rPr>
          <w:rStyle w:val="PageNumber"/>
        </w:rPr>
        <w:t>tabulated in two frequency distributions relating to PCC and NN.</w:t>
      </w:r>
      <w:ins w:id="293" w:author="Clough, Madeline" w:date="2024-05-01T13:51:00Z">
        <w:r w:rsidR="00050FA9">
          <w:rPr>
            <w:rStyle w:val="PageNumber"/>
          </w:rPr>
          <w:t xml:space="preserve"> </w:t>
        </w:r>
      </w:ins>
      <w:del w:id="294" w:author="Clough, Madeline" w:date="2024-05-01T13:51:00Z">
        <w:r w:rsidR="00235CD9" w:rsidDel="00050FA9">
          <w:rPr>
            <w:rStyle w:val="PageNumber"/>
          </w:rPr>
          <w:delText xml:space="preserve">  </w:delText>
        </w:r>
      </w:del>
      <w:r w:rsidR="00485391">
        <w:rPr>
          <w:rStyle w:val="PageNumber"/>
        </w:rPr>
        <w:t xml:space="preserve">Next, </w:t>
      </w:r>
      <w:r w:rsidR="0010606E">
        <w:rPr>
          <w:rStyle w:val="PageNumber"/>
        </w:rPr>
        <w:t>the</w:t>
      </w:r>
      <w:r w:rsidR="00DF1FC7">
        <w:rPr>
          <w:rStyle w:val="PageNumber"/>
        </w:rPr>
        <w:t xml:space="preserve"> remaining 10% of FLOPP-e spectra </w:t>
      </w:r>
      <w:r w:rsidR="003752D1">
        <w:rPr>
          <w:rStyle w:val="PageNumber"/>
        </w:rPr>
        <w:t xml:space="preserve">were used as a test set, in which </w:t>
      </w:r>
      <w:r w:rsidR="007C7B8E">
        <w:rPr>
          <w:rStyle w:val="PageNumber"/>
        </w:rPr>
        <w:t xml:space="preserve">the </w:t>
      </w:r>
      <w:r w:rsidR="00A21986">
        <w:rPr>
          <w:rStyle w:val="PageNumber"/>
        </w:rPr>
        <w:t>HQI</w:t>
      </w:r>
      <w:r w:rsidR="005E0566">
        <w:rPr>
          <w:rStyle w:val="PageNumber"/>
        </w:rPr>
        <w:t>s</w:t>
      </w:r>
      <w:r w:rsidR="00A21986">
        <w:rPr>
          <w:rStyle w:val="PageNumber"/>
        </w:rPr>
        <w:t xml:space="preserve"> for each spectrum</w:t>
      </w:r>
      <w:r w:rsidR="00AA1CDD">
        <w:rPr>
          <w:rStyle w:val="PageNumber"/>
        </w:rPr>
        <w:t>’s similarity</w:t>
      </w:r>
      <w:r w:rsidR="00A21986">
        <w:rPr>
          <w:rStyle w:val="PageNumber"/>
        </w:rPr>
        <w:t xml:space="preserve"> to </w:t>
      </w:r>
      <w:ins w:id="295" w:author="Clough, Madeline" w:date="2024-05-01T13:56:00Z">
        <w:r w:rsidR="00E8192B">
          <w:rPr>
            <w:rStyle w:val="PageNumber"/>
          </w:rPr>
          <w:t xml:space="preserve">all </w:t>
        </w:r>
      </w:ins>
      <w:r w:rsidR="00A21986">
        <w:rPr>
          <w:rStyle w:val="PageNumber"/>
        </w:rPr>
        <w:lastRenderedPageBreak/>
        <w:t xml:space="preserve">reference </w:t>
      </w:r>
      <w:r w:rsidR="00AA1CDD">
        <w:rPr>
          <w:rStyle w:val="PageNumber"/>
        </w:rPr>
        <w:t>polymers</w:t>
      </w:r>
      <w:r w:rsidR="00A21986">
        <w:rPr>
          <w:rStyle w:val="PageNumber"/>
        </w:rPr>
        <w:t xml:space="preserve"> </w:t>
      </w:r>
      <w:r w:rsidR="00AA1CDD">
        <w:rPr>
          <w:rStyle w:val="PageNumber"/>
        </w:rPr>
        <w:t xml:space="preserve">in the FLOPP library </w:t>
      </w:r>
      <w:r w:rsidR="00A21986">
        <w:rPr>
          <w:rStyle w:val="PageNumber"/>
        </w:rPr>
        <w:t xml:space="preserve">were calculated. </w:t>
      </w:r>
      <w:del w:id="296" w:author="Clough, Madeline" w:date="2024-05-01T13:51:00Z">
        <w:r w:rsidR="000862B6" w:rsidDel="001B273B">
          <w:rPr>
            <w:rStyle w:val="PageNumber"/>
          </w:rPr>
          <w:delText xml:space="preserve"> </w:delText>
        </w:r>
      </w:del>
      <w:r w:rsidR="006563D8">
        <w:rPr>
          <w:rStyle w:val="PageNumber"/>
        </w:rPr>
        <w:t>T</w:t>
      </w:r>
      <w:r w:rsidR="000862B6">
        <w:rPr>
          <w:rStyle w:val="PageNumber"/>
        </w:rPr>
        <w:t xml:space="preserve">he HQI values </w:t>
      </w:r>
      <w:r w:rsidR="007C2250">
        <w:rPr>
          <w:rStyle w:val="PageNumber"/>
        </w:rPr>
        <w:t>from the test spectr</w:t>
      </w:r>
      <w:r w:rsidR="00DC7441">
        <w:rPr>
          <w:rStyle w:val="PageNumber"/>
        </w:rPr>
        <w:t>a</w:t>
      </w:r>
      <w:r w:rsidR="007C2250">
        <w:rPr>
          <w:rStyle w:val="PageNumber"/>
        </w:rPr>
        <w:t xml:space="preserve"> </w:t>
      </w:r>
      <w:r w:rsidR="000862B6">
        <w:rPr>
          <w:rStyle w:val="PageNumber"/>
        </w:rPr>
        <w:t xml:space="preserve">for each </w:t>
      </w:r>
      <w:r w:rsidR="00DC7441">
        <w:rPr>
          <w:rStyle w:val="PageNumber"/>
        </w:rPr>
        <w:t xml:space="preserve">reference polymer </w:t>
      </w:r>
      <w:r w:rsidR="00073A9D">
        <w:rPr>
          <w:rStyle w:val="PageNumber"/>
        </w:rPr>
        <w:t xml:space="preserve">label </w:t>
      </w:r>
      <w:r w:rsidR="000862B6">
        <w:rPr>
          <w:rStyle w:val="PageNumber"/>
        </w:rPr>
        <w:t xml:space="preserve">were compared to the </w:t>
      </w:r>
      <w:r w:rsidR="004A250E">
        <w:rPr>
          <w:rStyle w:val="PageNumber"/>
        </w:rPr>
        <w:t xml:space="preserve">threshold </w:t>
      </w:r>
      <w:r w:rsidR="006563D8">
        <w:rPr>
          <w:rStyle w:val="PageNumber"/>
        </w:rPr>
        <w:t xml:space="preserve">defined by the corresponding quantile of the calibration set distribution that resembles the </w:t>
      </w:r>
      <w:r w:rsidR="003432A3">
        <w:rPr>
          <w:rStyle w:val="PageNumber"/>
        </w:rPr>
        <w:t>user-defined theoretical</w:t>
      </w:r>
      <w:r w:rsidR="007C2250">
        <w:rPr>
          <w:rStyle w:val="PageNumber"/>
        </w:rPr>
        <w:t xml:space="preserve"> confidence</w:t>
      </w:r>
      <w:r w:rsidR="006563D8">
        <w:rPr>
          <w:rStyle w:val="PageNumber"/>
        </w:rPr>
        <w:t xml:space="preserve"> (here, 90%)</w:t>
      </w:r>
      <w:r w:rsidR="007C2250">
        <w:rPr>
          <w:rStyle w:val="PageNumber"/>
        </w:rPr>
        <w:t xml:space="preserve"> for both PCC and NN.</w:t>
      </w:r>
      <w:ins w:id="297" w:author="Clough, Madeline" w:date="2024-05-01T13:51:00Z">
        <w:r w:rsidR="00050FA9">
          <w:rPr>
            <w:rStyle w:val="PageNumber"/>
          </w:rPr>
          <w:t xml:space="preserve"> </w:t>
        </w:r>
      </w:ins>
      <w:del w:id="298" w:author="Clough, Madeline" w:date="2024-05-01T13:51:00Z">
        <w:r w:rsidR="007C2250" w:rsidDel="00050FA9">
          <w:rPr>
            <w:rStyle w:val="PageNumber"/>
          </w:rPr>
          <w:delText xml:space="preserve"> </w:delText>
        </w:r>
      </w:del>
      <w:r w:rsidR="007C2250">
        <w:rPr>
          <w:rStyle w:val="PageNumber"/>
        </w:rPr>
        <w:t xml:space="preserve">If the </w:t>
      </w:r>
      <w:commentRangeStart w:id="299"/>
      <w:r w:rsidR="001802F4">
        <w:rPr>
          <w:rStyle w:val="PageNumber"/>
        </w:rPr>
        <w:t xml:space="preserve">similarity score </w:t>
      </w:r>
      <w:commentRangeEnd w:id="299"/>
      <w:r w:rsidR="00B61120">
        <w:rPr>
          <w:rStyle w:val="CommentReference"/>
        </w:rPr>
        <w:commentReference w:id="299"/>
      </w:r>
      <w:r w:rsidR="00092F65">
        <w:rPr>
          <w:rStyle w:val="PageNumber"/>
        </w:rPr>
        <w:t xml:space="preserve">for a </w:t>
      </w:r>
      <w:r w:rsidR="00F03760">
        <w:rPr>
          <w:rStyle w:val="PageNumber"/>
        </w:rPr>
        <w:t xml:space="preserve">polymer </w:t>
      </w:r>
      <w:r w:rsidR="00073A9D">
        <w:rPr>
          <w:rStyle w:val="PageNumber"/>
        </w:rPr>
        <w:t xml:space="preserve">label </w:t>
      </w:r>
      <w:r w:rsidR="00F03760">
        <w:rPr>
          <w:rStyle w:val="PageNumber"/>
        </w:rPr>
        <w:t>wa</w:t>
      </w:r>
      <w:r w:rsidR="00DC7441">
        <w:rPr>
          <w:rStyle w:val="PageNumber"/>
        </w:rPr>
        <w:t xml:space="preserve">s </w:t>
      </w:r>
      <w:r w:rsidR="006563D8">
        <w:rPr>
          <w:rStyle w:val="PageNumber"/>
        </w:rPr>
        <w:t>above</w:t>
      </w:r>
      <w:r w:rsidR="001802F4">
        <w:rPr>
          <w:rStyle w:val="PageNumber"/>
        </w:rPr>
        <w:t xml:space="preserve"> the </w:t>
      </w:r>
      <w:r w:rsidR="006563D8">
        <w:rPr>
          <w:rStyle w:val="PageNumber"/>
        </w:rPr>
        <w:t>threshold</w:t>
      </w:r>
      <w:r w:rsidR="001802F4">
        <w:rPr>
          <w:rStyle w:val="PageNumber"/>
        </w:rPr>
        <w:t xml:space="preserve">, meaning </w:t>
      </w:r>
      <w:r w:rsidR="001802F4" w:rsidRPr="00567D2D">
        <w:rPr>
          <w:rStyle w:val="PageNumber"/>
        </w:rPr>
        <w:t>that</w:t>
      </w:r>
      <w:r w:rsidR="002D685D">
        <w:rPr>
          <w:rStyle w:val="PageNumber"/>
        </w:rPr>
        <w:t xml:space="preserve"> only</w:t>
      </w:r>
      <w:r w:rsidR="001802F4" w:rsidRPr="00567D2D">
        <w:rPr>
          <w:rStyle w:val="PageNumber"/>
        </w:rPr>
        <w:t xml:space="preserve"> </w:t>
      </w:r>
      <w:r w:rsidR="002D685D">
        <w:rPr>
          <w:rStyle w:val="PageNumber"/>
        </w:rPr>
        <w:t>1</w:t>
      </w:r>
      <w:r w:rsidR="001802F4" w:rsidRPr="00567D2D">
        <w:rPr>
          <w:rStyle w:val="PageNumber"/>
        </w:rPr>
        <w:t>0% of the calibration data’s true positive scores</w:t>
      </w:r>
      <w:r w:rsidR="00092F65">
        <w:rPr>
          <w:rStyle w:val="PageNumber"/>
        </w:rPr>
        <w:t xml:space="preserve"> </w:t>
      </w:r>
      <w:r w:rsidR="004A1B11">
        <w:rPr>
          <w:rStyle w:val="PageNumber"/>
        </w:rPr>
        <w:t>w</w:t>
      </w:r>
      <w:r w:rsidR="005E0566">
        <w:rPr>
          <w:rStyle w:val="PageNumber"/>
        </w:rPr>
        <w:t>ere</w:t>
      </w:r>
      <w:r w:rsidR="004A1B11">
        <w:rPr>
          <w:rStyle w:val="PageNumber"/>
        </w:rPr>
        <w:t xml:space="preserve"> calculated to be</w:t>
      </w:r>
      <w:r w:rsidR="00092F65">
        <w:rPr>
          <w:rStyle w:val="PageNumber"/>
        </w:rPr>
        <w:t xml:space="preserve"> </w:t>
      </w:r>
      <w:r w:rsidR="002D685D">
        <w:rPr>
          <w:rStyle w:val="PageNumber"/>
        </w:rPr>
        <w:t>smaller</w:t>
      </w:r>
      <w:r w:rsidR="005E0566">
        <w:rPr>
          <w:rStyle w:val="PageNumber"/>
        </w:rPr>
        <w:t xml:space="preserve"> than the</w:t>
      </w:r>
      <w:r w:rsidR="00342FF4">
        <w:rPr>
          <w:rStyle w:val="PageNumber"/>
        </w:rPr>
        <w:t xml:space="preserve"> </w:t>
      </w:r>
      <w:r w:rsidR="002D685D">
        <w:rPr>
          <w:rStyle w:val="PageNumber"/>
        </w:rPr>
        <w:t>similarity score</w:t>
      </w:r>
      <w:r w:rsidR="00092F65">
        <w:rPr>
          <w:rStyle w:val="PageNumber"/>
        </w:rPr>
        <w:t xml:space="preserve">, then the </w:t>
      </w:r>
      <w:r w:rsidR="00127760">
        <w:rPr>
          <w:rStyle w:val="PageNumber"/>
        </w:rPr>
        <w:t xml:space="preserve">label </w:t>
      </w:r>
      <w:r w:rsidR="00F03760">
        <w:rPr>
          <w:rStyle w:val="PageNumber"/>
        </w:rPr>
        <w:t>wa</w:t>
      </w:r>
      <w:r w:rsidR="00127760">
        <w:rPr>
          <w:rStyle w:val="PageNumber"/>
        </w:rPr>
        <w:t xml:space="preserve">s added to the prediction set with an associated 90% </w:t>
      </w:r>
      <w:r w:rsidR="003432A3">
        <w:rPr>
          <w:rStyle w:val="PageNumber"/>
        </w:rPr>
        <w:t xml:space="preserve">theoretical </w:t>
      </w:r>
      <w:r w:rsidR="00127760" w:rsidRPr="00883E6F">
        <w:rPr>
          <w:rStyle w:val="PageNumber"/>
        </w:rPr>
        <w:t>confidence</w:t>
      </w:r>
      <w:r w:rsidR="007C2250" w:rsidRPr="00883E6F">
        <w:rPr>
          <w:rStyle w:val="PageNumber"/>
        </w:rPr>
        <w:t xml:space="preserve"> </w:t>
      </w:r>
      <w:r w:rsidR="00AB0DC4" w:rsidRPr="00883E6F">
        <w:rPr>
          <w:rStyle w:val="PageNumber"/>
        </w:rPr>
        <w:t>(Scheme 1).</w:t>
      </w:r>
      <w:r w:rsidR="00D40066" w:rsidRPr="00883E6F">
        <w:rPr>
          <w:rStyle w:val="PageNumber"/>
        </w:rPr>
        <w:t xml:space="preserve"> </w:t>
      </w:r>
      <w:r w:rsidR="00E07AEC" w:rsidRPr="00883E6F">
        <w:rPr>
          <w:rStyle w:val="PageNumber"/>
        </w:rPr>
        <w:t>In</w:t>
      </w:r>
      <w:r w:rsidR="00E07AEC">
        <w:rPr>
          <w:rStyle w:val="PageNumber"/>
        </w:rPr>
        <w:t xml:space="preserve"> the instance where multiple labels </w:t>
      </w:r>
      <w:ins w:id="300" w:author="Clough, Madeline" w:date="2024-05-01T13:52:00Z">
        <w:r w:rsidR="00B61120">
          <w:rPr>
            <w:rStyle w:val="PageNumber"/>
          </w:rPr>
          <w:t>we</w:t>
        </w:r>
      </w:ins>
      <w:del w:id="301" w:author="Clough, Madeline" w:date="2024-05-01T13:52:00Z">
        <w:r w:rsidR="00E07AEC" w:rsidDel="00B61120">
          <w:rPr>
            <w:rStyle w:val="PageNumber"/>
          </w:rPr>
          <w:delText>a</w:delText>
        </w:r>
      </w:del>
      <w:r w:rsidR="00E07AEC">
        <w:rPr>
          <w:rStyle w:val="PageNumber"/>
        </w:rPr>
        <w:t xml:space="preserve">re included in the prediction set, they </w:t>
      </w:r>
      <w:ins w:id="302" w:author="Clough, Madeline" w:date="2024-05-01T13:52:00Z">
        <w:r w:rsidR="00B61120">
          <w:rPr>
            <w:rStyle w:val="PageNumber"/>
          </w:rPr>
          <w:t>we</w:t>
        </w:r>
      </w:ins>
      <w:del w:id="303" w:author="Clough, Madeline" w:date="2024-05-01T13:52:00Z">
        <w:r w:rsidR="00E07AEC" w:rsidDel="00B61120">
          <w:rPr>
            <w:rStyle w:val="PageNumber"/>
          </w:rPr>
          <w:delText>a</w:delText>
        </w:r>
      </w:del>
      <w:proofErr w:type="gramStart"/>
      <w:r w:rsidR="00E07AEC">
        <w:rPr>
          <w:rStyle w:val="PageNumber"/>
        </w:rPr>
        <w:t>re ordered</w:t>
      </w:r>
      <w:proofErr w:type="gramEnd"/>
      <w:r w:rsidR="00E07AEC">
        <w:rPr>
          <w:rStyle w:val="PageNumber"/>
        </w:rPr>
        <w:t xml:space="preserve"> from highest to lowest observed HQI. </w:t>
      </w:r>
      <w:r w:rsidR="00BE5A69" w:rsidRPr="00BE5A69">
        <w:t xml:space="preserve"> </w:t>
      </w:r>
    </w:p>
    <w:p w14:paraId="7AD74669" w14:textId="1F9156B1" w:rsidR="001A6F74" w:rsidRDefault="00FF4BF9" w:rsidP="00883E6F">
      <w:pPr>
        <w:pStyle w:val="TAMainText"/>
        <w:keepNext/>
        <w:ind w:firstLine="0"/>
      </w:pPr>
      <w:r>
        <w:rPr>
          <w:noProof/>
        </w:rPr>
        <w:drawing>
          <wp:anchor distT="0" distB="0" distL="114300" distR="114300" simplePos="0" relativeHeight="251641856" behindDoc="1" locked="0" layoutInCell="1" allowOverlap="1" wp14:anchorId="4DB9F820" wp14:editId="0F9ABB36">
            <wp:simplePos x="0" y="0"/>
            <wp:positionH relativeFrom="column">
              <wp:posOffset>0</wp:posOffset>
            </wp:positionH>
            <wp:positionV relativeFrom="paragraph">
              <wp:posOffset>-6626</wp:posOffset>
            </wp:positionV>
            <wp:extent cx="5943600" cy="3275330"/>
            <wp:effectExtent l="0" t="0" r="0" b="1270"/>
            <wp:wrapTopAndBottom/>
            <wp:docPr id="1808066934" name="Picture 2"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66934" name="Picture 2" descr="A diagram of a graph&#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75330"/>
                    </a:xfrm>
                    <a:prstGeom prst="rect">
                      <a:avLst/>
                    </a:prstGeom>
                  </pic:spPr>
                </pic:pic>
              </a:graphicData>
            </a:graphic>
          </wp:anchor>
        </w:drawing>
      </w:r>
    </w:p>
    <w:p w14:paraId="284972D6" w14:textId="4C7B103F" w:rsidR="00BE5A69" w:rsidRPr="001A6F74" w:rsidRDefault="001A6F74" w:rsidP="00883E6F">
      <w:pPr>
        <w:pStyle w:val="VCSchemeTitle"/>
      </w:pPr>
      <w:r w:rsidRPr="00883E6F">
        <w:rPr>
          <w:b/>
          <w:bCs/>
        </w:rPr>
        <w:t xml:space="preserve">Scheme </w:t>
      </w:r>
      <w:r w:rsidRPr="00883E6F">
        <w:rPr>
          <w:b/>
          <w:bCs/>
        </w:rPr>
        <w:fldChar w:fldCharType="begin"/>
      </w:r>
      <w:r w:rsidRPr="00883E6F">
        <w:rPr>
          <w:b/>
          <w:bCs/>
        </w:rPr>
        <w:instrText xml:space="preserve"> SEQ Scheme \* ARABIC </w:instrText>
      </w:r>
      <w:r w:rsidRPr="00883E6F">
        <w:rPr>
          <w:b/>
          <w:bCs/>
        </w:rPr>
        <w:fldChar w:fldCharType="separate"/>
      </w:r>
      <w:r w:rsidRPr="00883E6F">
        <w:rPr>
          <w:b/>
          <w:bCs/>
          <w:noProof/>
        </w:rPr>
        <w:t>1</w:t>
      </w:r>
      <w:r w:rsidRPr="00883E6F">
        <w:rPr>
          <w:b/>
          <w:bCs/>
        </w:rPr>
        <w:fldChar w:fldCharType="end"/>
      </w:r>
      <w:r>
        <w:rPr>
          <w:b/>
          <w:bCs/>
        </w:rPr>
        <w:t xml:space="preserve">. </w:t>
      </w:r>
      <w:r>
        <w:t>Conformal prediction methodology workflow</w:t>
      </w:r>
      <w:ins w:id="304" w:author="Clough, Madeline" w:date="2024-04-30T11:09:00Z">
        <w:r w:rsidR="00B71EB2">
          <w:t xml:space="preserve">, </w:t>
        </w:r>
        <w:r w:rsidR="00EC5FDB">
          <w:t xml:space="preserve">where </w:t>
        </w:r>
      </w:ins>
      <w:ins w:id="305" w:author="Clough, Madeline" w:date="2024-04-30T11:10:00Z">
        <w:r w:rsidR="00861D85">
          <w:t xml:space="preserve">exemplative labels corresponding to the red environmental MP spectrum are illustrated on the </w:t>
        </w:r>
      </w:ins>
      <w:ins w:id="306" w:author="Clough, Madeline" w:date="2024-04-30T11:11:00Z">
        <w:r w:rsidR="003F7778">
          <w:t xml:space="preserve">bottom </w:t>
        </w:r>
      </w:ins>
      <w:ins w:id="307" w:author="Clough, Madeline" w:date="2024-04-30T11:10:00Z">
        <w:r w:rsidR="003F7778">
          <w:t>HQI distribution</w:t>
        </w:r>
      </w:ins>
      <w:r>
        <w:t>.</w:t>
      </w:r>
    </w:p>
    <w:p w14:paraId="199D3AEF" w14:textId="708AB4F4" w:rsidR="00AF3BAB" w:rsidRPr="00883E6F" w:rsidRDefault="00BE5A69" w:rsidP="00883E6F">
      <w:pPr>
        <w:pStyle w:val="TAMainText"/>
        <w:ind w:firstLine="180"/>
        <w:rPr>
          <w:rStyle w:val="PageNumber"/>
        </w:rPr>
      </w:pPr>
      <w:r w:rsidRPr="008F59AF">
        <w:t>We calculate</w:t>
      </w:r>
      <w:r>
        <w:t>d</w:t>
      </w:r>
      <w:r w:rsidRPr="008F59AF">
        <w:t xml:space="preserve"> the </w:t>
      </w:r>
      <w:r w:rsidRPr="00694E4D">
        <w:t xml:space="preserve">empirical </w:t>
      </w:r>
      <w:r w:rsidR="000F0657" w:rsidRPr="00883E6F">
        <w:t xml:space="preserve">confidence </w:t>
      </w:r>
      <w:ins w:id="308" w:author="Clough, Madeline" w:date="2024-05-01T13:54:00Z">
        <w:r w:rsidR="004A445E">
          <w:t xml:space="preserve">(proportion of instances where the correct label was observed in the prediction set) </w:t>
        </w:r>
      </w:ins>
      <w:r w:rsidRPr="008F59AF">
        <w:t xml:space="preserve">and </w:t>
      </w:r>
      <w:r w:rsidR="001D70C3" w:rsidRPr="000F0657">
        <w:t>set</w:t>
      </w:r>
      <w:r w:rsidRPr="000F0657">
        <w:t xml:space="preserve"> size</w:t>
      </w:r>
      <w:r w:rsidR="00F75EFE">
        <w:t xml:space="preserve"> (</w:t>
      </w:r>
      <w:r w:rsidR="001D70C3">
        <w:t>number of labels included</w:t>
      </w:r>
      <w:r w:rsidR="00F75EFE">
        <w:t xml:space="preserve"> in</w:t>
      </w:r>
      <w:r w:rsidRPr="008F59AF">
        <w:t xml:space="preserve"> the prediction sets</w:t>
      </w:r>
      <w:r w:rsidR="00F75EFE">
        <w:t>)</w:t>
      </w:r>
      <w:r w:rsidR="000F0657">
        <w:t xml:space="preserve"> for all test data</w:t>
      </w:r>
      <w:r>
        <w:t xml:space="preserve">. </w:t>
      </w:r>
      <w:r w:rsidRPr="00597C6A">
        <w:t>Th</w:t>
      </w:r>
      <w:r w:rsidR="000F0657">
        <w:t xml:space="preserve">e CP methods </w:t>
      </w:r>
      <w:r w:rsidRPr="00597C6A">
        <w:t>w</w:t>
      </w:r>
      <w:r w:rsidR="000F0657">
        <w:t>ere</w:t>
      </w:r>
      <w:r w:rsidRPr="00597C6A">
        <w:t xml:space="preserve"> repeated 500 times with different random splits</w:t>
      </w:r>
      <w:r>
        <w:t xml:space="preserve"> </w:t>
      </w:r>
      <w:r w:rsidR="00E660D9">
        <w:t xml:space="preserve">of the </w:t>
      </w:r>
      <w:r w:rsidR="00E660D9">
        <w:lastRenderedPageBreak/>
        <w:t xml:space="preserve">calibration and test data </w:t>
      </w:r>
      <w:r>
        <w:t xml:space="preserve">in a cross-validation </w:t>
      </w:r>
      <w:del w:id="309" w:author="Clough, Madeline" w:date="2024-04-30T11:11:00Z">
        <w:r w:rsidDel="006B11B3">
          <w:delText xml:space="preserve">(CV) </w:delText>
        </w:r>
      </w:del>
      <w:r>
        <w:t>fashion</w:t>
      </w:r>
      <w:r w:rsidRPr="00597C6A">
        <w:t xml:space="preserve">, and the mean quantities </w:t>
      </w:r>
      <w:r w:rsidR="00D767E5">
        <w:t xml:space="preserve">of empirical confidence and prediction set size </w:t>
      </w:r>
      <w:r w:rsidRPr="00597C6A">
        <w:t>were calculated.</w:t>
      </w:r>
    </w:p>
    <w:p w14:paraId="0A2A17EE" w14:textId="77777777" w:rsidR="009C2957" w:rsidRDefault="009C2957" w:rsidP="007F1AC5">
      <w:pPr>
        <w:pStyle w:val="TAMainText"/>
        <w:ind w:firstLine="0"/>
      </w:pPr>
    </w:p>
    <w:p w14:paraId="59C4F5D2" w14:textId="6CA0B051" w:rsidR="00DA641E" w:rsidRPr="00644ABA" w:rsidRDefault="00374281" w:rsidP="007F1AC5">
      <w:pPr>
        <w:pStyle w:val="TAMainText"/>
        <w:ind w:firstLine="0"/>
        <w:rPr>
          <w:i/>
          <w:iCs/>
        </w:rPr>
      </w:pPr>
      <w:r w:rsidRPr="00644ABA">
        <w:rPr>
          <w:i/>
          <w:iCs/>
        </w:rPr>
        <w:t>Class-</w:t>
      </w:r>
      <w:r w:rsidR="00EB3BE8" w:rsidRPr="00644ABA">
        <w:rPr>
          <w:i/>
          <w:iCs/>
        </w:rPr>
        <w:t>C</w:t>
      </w:r>
      <w:r w:rsidRPr="00644ABA">
        <w:rPr>
          <w:i/>
          <w:iCs/>
        </w:rPr>
        <w:t>onditional</w:t>
      </w:r>
      <w:r w:rsidR="00DA641E" w:rsidRPr="00644ABA">
        <w:rPr>
          <w:i/>
          <w:iCs/>
        </w:rPr>
        <w:t xml:space="preserve"> </w:t>
      </w:r>
      <w:r w:rsidR="00EB3BE8" w:rsidRPr="00644ABA">
        <w:rPr>
          <w:i/>
          <w:iCs/>
        </w:rPr>
        <w:t>C</w:t>
      </w:r>
      <w:r w:rsidR="00DA641E" w:rsidRPr="00644ABA">
        <w:rPr>
          <w:i/>
          <w:iCs/>
        </w:rPr>
        <w:t xml:space="preserve">onformal </w:t>
      </w:r>
      <w:r w:rsidR="00EB3BE8" w:rsidRPr="00644ABA">
        <w:rPr>
          <w:i/>
          <w:iCs/>
        </w:rPr>
        <w:t>P</w:t>
      </w:r>
      <w:r w:rsidR="00DA641E" w:rsidRPr="00644ABA">
        <w:rPr>
          <w:i/>
          <w:iCs/>
        </w:rPr>
        <w:t>rediction</w:t>
      </w:r>
    </w:p>
    <w:p w14:paraId="6E4487CD" w14:textId="5061BD8D" w:rsidR="009E47F2" w:rsidRDefault="00DA641E" w:rsidP="00883E6F">
      <w:pPr>
        <w:pStyle w:val="TAMainText"/>
        <w:ind w:firstLine="180"/>
      </w:pPr>
      <w:r w:rsidRPr="00EB3BE8">
        <w:t>One limitation</w:t>
      </w:r>
      <w:r>
        <w:t xml:space="preserve"> of </w:t>
      </w:r>
      <w:r w:rsidR="009E47F2">
        <w:t xml:space="preserve">the </w:t>
      </w:r>
      <w:r>
        <w:t xml:space="preserve">traditional </w:t>
      </w:r>
      <w:r w:rsidR="00E56638">
        <w:t>CP</w:t>
      </w:r>
      <w:r>
        <w:t xml:space="preserve"> framework is that the </w:t>
      </w:r>
      <w:r w:rsidR="00694E4D">
        <w:t>theoretical confidence</w:t>
      </w:r>
      <w:r>
        <w:t xml:space="preserve"> guarantee is </w:t>
      </w:r>
      <w:commentRangeStart w:id="310"/>
      <w:r w:rsidRPr="00923495">
        <w:t>marginal</w:t>
      </w:r>
      <w:commentRangeEnd w:id="310"/>
      <w:r w:rsidR="00923495" w:rsidRPr="00923495">
        <w:rPr>
          <w:rStyle w:val="CommentReference"/>
        </w:rPr>
        <w:commentReference w:id="310"/>
      </w:r>
      <w:r>
        <w:t xml:space="preserve">, </w:t>
      </w:r>
      <w:r w:rsidR="0058188F" w:rsidRPr="0058188F">
        <w:t>meaning</w:t>
      </w:r>
      <w:r>
        <w:t xml:space="preserve"> </w:t>
      </w:r>
      <w:r w:rsidR="0058188F" w:rsidRPr="0058188F">
        <w:t>that some labels may be under or over-</w:t>
      </w:r>
      <w:r w:rsidR="00226FFF">
        <w:t>guaranteed</w:t>
      </w:r>
      <w:r w:rsidR="00F10202">
        <w:t xml:space="preserve">, as only the average </w:t>
      </w:r>
      <w:r w:rsidR="00226FFF">
        <w:t>theoretical confidence</w:t>
      </w:r>
      <w:r w:rsidR="00F10202">
        <w:t xml:space="preserve"> across all classes is </w:t>
      </w:r>
      <w:r w:rsidR="00537325">
        <w:t>assured</w:t>
      </w:r>
      <w:r>
        <w:t xml:space="preserve">. To </w:t>
      </w:r>
      <w:r w:rsidR="0058188F" w:rsidRPr="0058188F">
        <w:t>address</w:t>
      </w:r>
      <w:r w:rsidR="0058188F">
        <w:t xml:space="preserve"> </w:t>
      </w:r>
      <w:r>
        <w:t>this issue</w:t>
      </w:r>
      <w:r w:rsidR="0058188F">
        <w:t>,</w:t>
      </w:r>
      <w:r>
        <w:t xml:space="preserve"> we </w:t>
      </w:r>
      <w:r w:rsidR="00F0337A">
        <w:t>also</w:t>
      </w:r>
      <w:r>
        <w:t xml:space="preserve"> </w:t>
      </w:r>
      <w:r w:rsidR="0058188F" w:rsidRPr="0058188F">
        <w:t>employ</w:t>
      </w:r>
      <w:r>
        <w:t xml:space="preserve"> the </w:t>
      </w:r>
      <w:r w:rsidR="00374281">
        <w:t>c</w:t>
      </w:r>
      <w:r w:rsidR="00374281" w:rsidRPr="00374281">
        <w:t>lass-conditional</w:t>
      </w:r>
      <w:r w:rsidR="00EB3BE8">
        <w:t xml:space="preserve"> conformal prediction (CC-CP)</w:t>
      </w:r>
      <w:r w:rsidR="008F59AF">
        <w:t xml:space="preserve"> approach.</w:t>
      </w:r>
      <w:r>
        <w:t xml:space="preserve"> </w:t>
      </w:r>
      <w:r w:rsidR="004A1B11">
        <w:t xml:space="preserve">The basis of the CP methodology framework (i.e., create calibration set, </w:t>
      </w:r>
      <w:r w:rsidR="00123163">
        <w:t xml:space="preserve">determine </w:t>
      </w:r>
      <w:ins w:id="311" w:author="Clough, Madeline" w:date="2024-05-01T14:01:00Z">
        <w:r w:rsidR="00923495">
          <w:t xml:space="preserve">HQI </w:t>
        </w:r>
      </w:ins>
      <w:r w:rsidR="002D685D">
        <w:t>threshold</w:t>
      </w:r>
      <w:r w:rsidR="00123163">
        <w:t>, compare test set to calibration distribution</w:t>
      </w:r>
      <w:ins w:id="312" w:author="Clough, Madeline" w:date="2024-05-01T14:01:00Z">
        <w:r w:rsidR="0085405B">
          <w:t>,</w:t>
        </w:r>
      </w:ins>
      <w:r w:rsidR="00123163">
        <w:t xml:space="preserve"> and </w:t>
      </w:r>
      <w:r w:rsidR="00A05C78">
        <w:t xml:space="preserve">add labels with HQI represented within the confidence </w:t>
      </w:r>
      <w:r w:rsidR="002D685D">
        <w:t>region</w:t>
      </w:r>
      <w:r w:rsidR="00A05C78">
        <w:t xml:space="preserve"> to the prediction set)</w:t>
      </w:r>
      <w:r w:rsidR="004A1B11">
        <w:t xml:space="preserve"> remains </w:t>
      </w:r>
      <w:r w:rsidR="00676490">
        <w:t>the same</w:t>
      </w:r>
      <w:r w:rsidR="004A1B11">
        <w:t xml:space="preserve">. </w:t>
      </w:r>
      <w:r w:rsidR="00A05C78">
        <w:t>The only difference is that i</w:t>
      </w:r>
      <w:r>
        <w:t>nstead of construct</w:t>
      </w:r>
      <w:r w:rsidR="008F59AF">
        <w:t>ing one</w:t>
      </w:r>
      <w:r>
        <w:t xml:space="preserve"> distribution from the calibration set, we create</w:t>
      </w:r>
      <w:ins w:id="313" w:author="Clough, Madeline" w:date="2024-05-01T14:01:00Z">
        <w:r w:rsidR="0085405B">
          <w:t>d</w:t>
        </w:r>
      </w:ins>
      <w:del w:id="314" w:author="Clough, Madeline" w:date="2024-04-30T11:11:00Z">
        <w:r w:rsidR="00D231D8" w:rsidDel="006B11B3">
          <w:delText>d</w:delText>
        </w:r>
      </w:del>
      <w:del w:id="315" w:author="Clough, Madeline" w:date="2024-05-01T14:01:00Z">
        <w:r w:rsidDel="0085405B">
          <w:delText xml:space="preserve"> </w:delText>
        </w:r>
        <w:r w:rsidR="008F59AF" w:rsidDel="0085405B">
          <w:delText>a</w:delText>
        </w:r>
      </w:del>
      <w:r w:rsidR="008F59AF">
        <w:t xml:space="preserve"> separate</w:t>
      </w:r>
      <w:r>
        <w:t xml:space="preserve"> distribution</w:t>
      </w:r>
      <w:ins w:id="316" w:author="Clough, Madeline" w:date="2024-05-01T14:01:00Z">
        <w:r w:rsidR="0085405B">
          <w:t>s</w:t>
        </w:r>
      </w:ins>
      <w:r>
        <w:t xml:space="preserve"> for each label</w:t>
      </w:r>
      <w:r w:rsidR="00F0337A">
        <w:t xml:space="preserve"> to</w:t>
      </w:r>
      <w:r>
        <w:t xml:space="preserve"> </w:t>
      </w:r>
      <w:r w:rsidR="008F59AF">
        <w:t>ensure</w:t>
      </w:r>
      <w:r>
        <w:t xml:space="preserve"> </w:t>
      </w:r>
      <w:ins w:id="317" w:author="Clough, Madeline" w:date="2024-04-30T11:11:00Z">
        <w:r w:rsidR="006B11B3">
          <w:t xml:space="preserve">that </w:t>
        </w:r>
      </w:ins>
      <w:r w:rsidR="00374281">
        <w:t>class-balanced co</w:t>
      </w:r>
      <w:r w:rsidR="00226FFF">
        <w:t>nfidence</w:t>
      </w:r>
      <w:r w:rsidR="00A05C78">
        <w:t xml:space="preserve"> and similarity scores</w:t>
      </w:r>
      <w:r w:rsidR="001B01F2">
        <w:t xml:space="preserve"> per polymer </w:t>
      </w:r>
      <w:r w:rsidR="00BB0199">
        <w:t xml:space="preserve">type </w:t>
      </w:r>
      <w:r w:rsidR="00226FFF">
        <w:t>were</w:t>
      </w:r>
      <w:r w:rsidR="001B01F2">
        <w:t xml:space="preserve"> compared to label-specific </w:t>
      </w:r>
      <w:r w:rsidR="001B01F2" w:rsidRPr="00883E6F">
        <w:t>distribution</w:t>
      </w:r>
      <w:r w:rsidR="00226FFF" w:rsidRPr="00883E6F">
        <w:t>s</w:t>
      </w:r>
      <w:r w:rsidR="00F0337A" w:rsidRPr="00883E6F">
        <w:t xml:space="preserve"> </w:t>
      </w:r>
      <w:r w:rsidR="00F0337A" w:rsidRPr="00335DE1">
        <w:rPr>
          <w:highlight w:val="green"/>
          <w:rPrChange w:id="318" w:author="Clough, Madeline" w:date="2024-05-01T14:27:00Z">
            <w:rPr/>
          </w:rPrChange>
        </w:rPr>
        <w:t>(Scheme S</w:t>
      </w:r>
      <w:r w:rsidR="009416CA" w:rsidRPr="00335DE1">
        <w:rPr>
          <w:highlight w:val="green"/>
          <w:rPrChange w:id="319" w:author="Clough, Madeline" w:date="2024-05-01T14:27:00Z">
            <w:rPr/>
          </w:rPrChange>
        </w:rPr>
        <w:t>2</w:t>
      </w:r>
      <w:r w:rsidR="00F0337A" w:rsidRPr="00335DE1">
        <w:rPr>
          <w:highlight w:val="green"/>
          <w:rPrChange w:id="320" w:author="Clough, Madeline" w:date="2024-05-01T14:27:00Z">
            <w:rPr/>
          </w:rPrChange>
        </w:rPr>
        <w:t>).</w:t>
      </w:r>
      <w:r w:rsidR="006E7CEB" w:rsidRPr="00883E6F">
        <w:t xml:space="preserve"> For</w:t>
      </w:r>
      <w:r w:rsidR="006E7CEB">
        <w:t xml:space="preserve"> this methodology, the FLOPP and FLOPP-e classifications were restricted to those with greater than 10 spectra available </w:t>
      </w:r>
      <w:r w:rsidR="00C068CF">
        <w:t xml:space="preserve">in the FLOPP-e libraries, limiting classifications to </w:t>
      </w:r>
      <w:r w:rsidR="00C0635A">
        <w:t>PE</w:t>
      </w:r>
      <w:r w:rsidR="00C068CF">
        <w:t xml:space="preserve">, </w:t>
      </w:r>
      <w:r w:rsidR="00C0635A">
        <w:t>PP</w:t>
      </w:r>
      <w:r w:rsidR="00C068CF">
        <w:t>, cotton</w:t>
      </w:r>
      <w:r w:rsidR="00C0635A">
        <w:t xml:space="preserve"> (C)</w:t>
      </w:r>
      <w:r w:rsidR="00C068CF">
        <w:t xml:space="preserve">, </w:t>
      </w:r>
      <w:r w:rsidR="000B391F">
        <w:t>polystyrene</w:t>
      </w:r>
      <w:r w:rsidR="00C0635A">
        <w:t xml:space="preserve"> (PS)</w:t>
      </w:r>
      <w:r w:rsidR="00C068CF">
        <w:t xml:space="preserve">, and </w:t>
      </w:r>
      <w:r w:rsidR="000B391F">
        <w:t>polyethylene terephthalate</w:t>
      </w:r>
      <w:r w:rsidR="00C0635A">
        <w:t xml:space="preserve"> (PET)</w:t>
      </w:r>
      <w:r w:rsidR="000B391F">
        <w:t xml:space="preserve">. </w:t>
      </w:r>
      <w:r w:rsidR="00E8377C">
        <w:t xml:space="preserve">In practice, this </w:t>
      </w:r>
      <w:r w:rsidR="00E660D9">
        <w:t>indicates</w:t>
      </w:r>
      <w:r w:rsidR="00E8377C">
        <w:t xml:space="preserve"> a notable trade-off between traditional CP and CC-CP. While CC-CP provides more robust predictions, it requires more data per label because it is necessary to build </w:t>
      </w:r>
      <w:ins w:id="321" w:author="Clough, Madeline" w:date="2024-05-01T18:06:00Z">
        <w:r w:rsidR="001A58F7">
          <w:t>an</w:t>
        </w:r>
      </w:ins>
      <w:del w:id="322" w:author="Clough, Madeline" w:date="2024-05-01T14:02:00Z">
        <w:r w:rsidR="00E8377C" w:rsidDel="00CC49A2">
          <w:delText>a</w:delText>
        </w:r>
        <w:r w:rsidR="00E660D9" w:rsidDel="00CC49A2">
          <w:delText>n</w:delText>
        </w:r>
      </w:del>
      <w:r w:rsidR="00E660D9">
        <w:t xml:space="preserve"> HQI</w:t>
      </w:r>
      <w:r w:rsidR="00E8377C">
        <w:t xml:space="preserve"> distribution for each label. The use of each method </w:t>
      </w:r>
      <w:del w:id="323" w:author="Clough, Madeline" w:date="2024-05-01T14:02:00Z">
        <w:r w:rsidR="00E8377C" w:rsidDel="00CC49A2">
          <w:delText xml:space="preserve">might </w:delText>
        </w:r>
      </w:del>
      <w:ins w:id="324" w:author="Clough, Madeline" w:date="2024-05-01T14:02:00Z">
        <w:r w:rsidR="00CC49A2">
          <w:t xml:space="preserve">may </w:t>
        </w:r>
      </w:ins>
      <w:r w:rsidR="00E8377C">
        <w:t xml:space="preserve">depend on data availability and similarity between </w:t>
      </w:r>
      <w:r w:rsidR="00E660D9">
        <w:t>label</w:t>
      </w:r>
      <w:ins w:id="325" w:author="Clough, Madeline" w:date="2024-05-01T14:02:00Z">
        <w:r w:rsidR="00CC49A2">
          <w:t>-</w:t>
        </w:r>
      </w:ins>
      <w:del w:id="326" w:author="Clough, Madeline" w:date="2024-05-01T14:02:00Z">
        <w:r w:rsidR="00E660D9" w:rsidDel="00CC49A2">
          <w:delText xml:space="preserve"> </w:delText>
        </w:r>
      </w:del>
      <w:r w:rsidR="00E660D9">
        <w:t>dependent</w:t>
      </w:r>
      <w:r w:rsidR="00E8377C">
        <w:t xml:space="preserve"> HQI distributions.</w:t>
      </w:r>
    </w:p>
    <w:p w14:paraId="1129D842" w14:textId="77777777" w:rsidR="009E47F2" w:rsidRDefault="009E47F2" w:rsidP="007F1AC5">
      <w:pPr>
        <w:pStyle w:val="TAMainText"/>
        <w:ind w:firstLine="0"/>
      </w:pPr>
    </w:p>
    <w:p w14:paraId="738B25AE" w14:textId="5D6D667F" w:rsidR="00733579" w:rsidRPr="00644ABA" w:rsidRDefault="00733579" w:rsidP="007F1AC5">
      <w:pPr>
        <w:pStyle w:val="TAMainText"/>
        <w:ind w:firstLine="0"/>
        <w:rPr>
          <w:b/>
          <w:bCs/>
        </w:rPr>
      </w:pPr>
      <w:r w:rsidRPr="00644ABA">
        <w:rPr>
          <w:b/>
          <w:bCs/>
        </w:rPr>
        <w:t>Results and Discussion</w:t>
      </w:r>
    </w:p>
    <w:p w14:paraId="1374F3FA" w14:textId="77777777" w:rsidR="004E331C" w:rsidRPr="00644ABA" w:rsidRDefault="004E331C" w:rsidP="004E331C">
      <w:pPr>
        <w:pStyle w:val="TAMainText"/>
        <w:ind w:firstLine="0"/>
        <w:rPr>
          <w:i/>
          <w:iCs/>
        </w:rPr>
      </w:pPr>
      <w:r w:rsidRPr="00644ABA">
        <w:rPr>
          <w:i/>
          <w:iCs/>
        </w:rPr>
        <w:t>Literature Review</w:t>
      </w:r>
    </w:p>
    <w:p w14:paraId="472E91CD" w14:textId="1B00D53F" w:rsidR="004E331C" w:rsidRDefault="00DD44B7" w:rsidP="00EB3BE8">
      <w:pPr>
        <w:pStyle w:val="TAMainText"/>
        <w:ind w:firstLine="180"/>
      </w:pPr>
      <w:r>
        <w:rPr>
          <w:b/>
          <w:bCs/>
        </w:rPr>
        <w:lastRenderedPageBreak/>
        <w:t>Similarity metrics used to</w:t>
      </w:r>
      <w:r w:rsidR="00FA5711">
        <w:rPr>
          <w:b/>
          <w:bCs/>
        </w:rPr>
        <w:t xml:space="preserve"> label unknown spectra are not reported in the literature</w:t>
      </w:r>
      <w:r w:rsidR="00195D4E" w:rsidRPr="00883E6F">
        <w:t xml:space="preserve">. </w:t>
      </w:r>
      <w:r w:rsidR="00853C36" w:rsidRPr="00883E6F">
        <w:t>We review</w:t>
      </w:r>
      <w:r w:rsidR="00BF0DC7">
        <w:t>ed</w:t>
      </w:r>
      <w:r w:rsidR="00853C36" w:rsidRPr="00883E6F">
        <w:t xml:space="preserve"> 96</w:t>
      </w:r>
      <w:r w:rsidR="00320B8B" w:rsidRPr="00883E6F">
        <w:t xml:space="preserve"> </w:t>
      </w:r>
      <w:r w:rsidR="003F4012" w:rsidRPr="00883E6F">
        <w:t>recently published</w:t>
      </w:r>
      <w:r w:rsidR="005623F2" w:rsidRPr="00883E6F">
        <w:t xml:space="preserve"> </w:t>
      </w:r>
      <w:r w:rsidR="007C2990" w:rsidRPr="00883E6F">
        <w:t xml:space="preserve">articles </w:t>
      </w:r>
      <w:r w:rsidR="007C2990">
        <w:t>using</w:t>
      </w:r>
      <w:r w:rsidR="005623F2" w:rsidRPr="00883E6F">
        <w:t xml:space="preserve"> </w:t>
      </w:r>
      <w:r w:rsidR="00262865">
        <w:t xml:space="preserve">vibrational </w:t>
      </w:r>
      <w:r w:rsidR="005623F2" w:rsidRPr="00883E6F">
        <w:t>spectroscop</w:t>
      </w:r>
      <w:r w:rsidR="007C2990">
        <w:t xml:space="preserve">y to </w:t>
      </w:r>
      <w:r w:rsidR="00853C36" w:rsidRPr="00883E6F">
        <w:t>identif</w:t>
      </w:r>
      <w:r w:rsidR="007C2990">
        <w:t>y</w:t>
      </w:r>
      <w:r w:rsidR="005623F2" w:rsidRPr="00883E6F">
        <w:t xml:space="preserve"> environmental </w:t>
      </w:r>
      <w:r w:rsidR="001A6F74">
        <w:t>MP</w:t>
      </w:r>
      <w:r w:rsidR="00853C36" w:rsidRPr="00883E6F">
        <w:t>s</w:t>
      </w:r>
      <w:r w:rsidR="00BB77FB" w:rsidRPr="00883E6F">
        <w:t>. Of these articles</w:t>
      </w:r>
      <w:r w:rsidR="00853C36" w:rsidRPr="00883E6F">
        <w:t xml:space="preserve">, </w:t>
      </w:r>
      <w:r w:rsidR="00BB77FB" w:rsidRPr="00883E6F">
        <w:t xml:space="preserve">72 were used to </w:t>
      </w:r>
      <w:r w:rsidR="00673297" w:rsidRPr="00883E6F">
        <w:t xml:space="preserve">establish a baseline of data analysis routines </w:t>
      </w:r>
      <w:r w:rsidR="00670238" w:rsidRPr="00883E6F">
        <w:t xml:space="preserve">in the literature </w:t>
      </w:r>
      <w:r w:rsidR="00670238" w:rsidRPr="00CC49A2">
        <w:rPr>
          <w:highlight w:val="green"/>
          <w:rPrChange w:id="327" w:author="Clough, Madeline" w:date="2024-05-01T14:04:00Z">
            <w:rPr/>
          </w:rPrChange>
        </w:rPr>
        <w:t>(</w:t>
      </w:r>
      <w:r w:rsidR="00396FE0" w:rsidRPr="00CC49A2">
        <w:rPr>
          <w:highlight w:val="green"/>
          <w:rPrChange w:id="328" w:author="Clough, Madeline" w:date="2024-05-01T14:04:00Z">
            <w:rPr/>
          </w:rPrChange>
        </w:rPr>
        <w:t xml:space="preserve">see </w:t>
      </w:r>
      <w:r w:rsidR="00670238" w:rsidRPr="00CC49A2">
        <w:rPr>
          <w:highlight w:val="green"/>
          <w:rPrChange w:id="329" w:author="Clough, Madeline" w:date="2024-05-01T14:04:00Z">
            <w:rPr/>
          </w:rPrChange>
        </w:rPr>
        <w:t>S</w:t>
      </w:r>
      <w:r w:rsidR="00E660D9" w:rsidRPr="00CC49A2">
        <w:rPr>
          <w:highlight w:val="green"/>
          <w:rPrChange w:id="330" w:author="Clough, Madeline" w:date="2024-05-01T14:04:00Z">
            <w:rPr/>
          </w:rPrChange>
        </w:rPr>
        <w:t>upplemental Information</w:t>
      </w:r>
      <w:r w:rsidR="00670238" w:rsidRPr="00CC49A2">
        <w:rPr>
          <w:highlight w:val="green"/>
          <w:rPrChange w:id="331" w:author="Clough, Madeline" w:date="2024-05-01T14:04:00Z">
            <w:rPr/>
          </w:rPrChange>
        </w:rPr>
        <w:t xml:space="preserve"> section I).</w:t>
      </w:r>
      <w:r w:rsidR="00F347D0">
        <w:t xml:space="preserve"> D</w:t>
      </w:r>
      <w:r w:rsidR="008D3450" w:rsidRPr="00883E6F">
        <w:t>atabase matching was t</w:t>
      </w:r>
      <w:r w:rsidR="001E1005" w:rsidRPr="00883E6F">
        <w:t>he major</w:t>
      </w:r>
      <w:del w:id="332" w:author="Clough, Madeline" w:date="2024-04-30T11:18:00Z">
        <w:r w:rsidR="001E1005" w:rsidRPr="00883E6F" w:rsidDel="00146053">
          <w:delText xml:space="preserve"> (64%)</w:delText>
        </w:r>
      </w:del>
      <w:r w:rsidR="001E1005" w:rsidRPr="00883E6F">
        <w:t xml:space="preserve"> routine identified</w:t>
      </w:r>
      <w:ins w:id="333" w:author="Clough, Madeline" w:date="2024-04-30T11:18:00Z">
        <w:r w:rsidR="00146053">
          <w:t xml:space="preserve"> (64%)</w:t>
        </w:r>
      </w:ins>
      <w:r w:rsidR="001E1005" w:rsidRPr="00883E6F">
        <w:t xml:space="preserve">, followed by </w:t>
      </w:r>
      <w:r w:rsidR="00604A72" w:rsidRPr="00883E6F">
        <w:t>manual evaluation (</w:t>
      </w:r>
      <w:r w:rsidR="00501760" w:rsidRPr="00883E6F">
        <w:t>8</w:t>
      </w:r>
      <w:r w:rsidR="00604A72" w:rsidRPr="00883E6F">
        <w:t>%), and machine-learning techniques</w:t>
      </w:r>
      <w:r w:rsidR="00501760" w:rsidRPr="00883E6F">
        <w:t xml:space="preserve"> (4%)</w:t>
      </w:r>
      <w:r w:rsidR="00905AF9" w:rsidRPr="00883E6F">
        <w:t xml:space="preserve"> </w:t>
      </w:r>
      <w:r w:rsidR="00905AF9" w:rsidRPr="00CC49A2">
        <w:rPr>
          <w:highlight w:val="green"/>
          <w:rPrChange w:id="334" w:author="Clough, Madeline" w:date="2024-05-01T14:05:00Z">
            <w:rPr/>
          </w:rPrChange>
        </w:rPr>
        <w:t>(Figure S1)</w:t>
      </w:r>
      <w:r w:rsidR="00604A72" w:rsidRPr="00CC49A2">
        <w:rPr>
          <w:highlight w:val="green"/>
          <w:rPrChange w:id="335" w:author="Clough, Madeline" w:date="2024-05-01T14:05:00Z">
            <w:rPr/>
          </w:rPrChange>
        </w:rPr>
        <w:t>.</w:t>
      </w:r>
      <w:r w:rsidR="00501760" w:rsidRPr="00883E6F">
        <w:t xml:space="preserve"> </w:t>
      </w:r>
      <w:r w:rsidR="00B95903" w:rsidRPr="00883E6F">
        <w:t>Alarmingly, approximately 24% of published articles did not indicate how a spectral match was determined.</w:t>
      </w:r>
      <w:r w:rsidR="00905AF9" w:rsidRPr="00883E6F">
        <w:t xml:space="preserve"> </w:t>
      </w:r>
      <w:r w:rsidR="009416CA" w:rsidRPr="00883E6F">
        <w:t xml:space="preserve">Of the articles that indicated spectral database searching as the identification method, </w:t>
      </w:r>
      <w:r w:rsidR="0081047F" w:rsidRPr="00883E6F">
        <w:t>74% did not report the similarity metric used to compute the match</w:t>
      </w:r>
      <w:r w:rsidR="007C2990">
        <w:t>, which is concerning given that</w:t>
      </w:r>
      <w:r w:rsidR="0081047F" w:rsidRPr="00883E6F">
        <w:t xml:space="preserve"> </w:t>
      </w:r>
      <w:r w:rsidR="0058365E" w:rsidRPr="00883E6F">
        <w:t xml:space="preserve">the algorithm chosen </w:t>
      </w:r>
      <w:r w:rsidR="00947F63" w:rsidRPr="00883E6F">
        <w:t xml:space="preserve">to analyze spectral similarity </w:t>
      </w:r>
      <w:r w:rsidR="0058365E" w:rsidRPr="00883E6F">
        <w:t>has a significant impact on the polymer classification</w:t>
      </w:r>
      <w:r w:rsidR="007C2990">
        <w:t>.</w:t>
      </w:r>
      <w:r w:rsidR="000C5054" w:rsidRPr="007D72B2">
        <w:rPr>
          <w:vertAlign w:val="superscript"/>
        </w:rPr>
        <w:t>7,</w:t>
      </w:r>
      <w:r w:rsidR="007D72B2" w:rsidRPr="007D72B2">
        <w:rPr>
          <w:vertAlign w:val="superscript"/>
        </w:rPr>
        <w:t>18,31</w:t>
      </w:r>
      <w:r w:rsidR="0058365E" w:rsidRPr="00883E6F">
        <w:t xml:space="preserve"> </w:t>
      </w:r>
      <w:r w:rsidR="00A40340">
        <w:t xml:space="preserve">Approximately </w:t>
      </w:r>
      <w:r w:rsidR="0068216E">
        <w:t xml:space="preserve">a quarter of the articles did report </w:t>
      </w:r>
      <w:ins w:id="336" w:author="Clough, Madeline" w:date="2024-04-29T12:56:00Z">
        <w:r w:rsidR="0077580F">
          <w:t>the</w:t>
        </w:r>
      </w:ins>
      <w:del w:id="337" w:author="Clough, Madeline" w:date="2024-04-29T12:56:00Z">
        <w:r w:rsidR="0068216E" w:rsidDel="0077580F">
          <w:delText>a</w:delText>
        </w:r>
      </w:del>
      <w:r w:rsidR="0068216E">
        <w:t xml:space="preserve"> similarity metric</w:t>
      </w:r>
      <w:ins w:id="338" w:author="Clough, Madeline" w:date="2024-04-29T12:56:00Z">
        <w:r w:rsidR="0077580F">
          <w:t xml:space="preserve"> used to calculate HQI</w:t>
        </w:r>
      </w:ins>
      <w:r w:rsidR="0081047F" w:rsidRPr="00883E6F">
        <w:t>,</w:t>
      </w:r>
      <w:r w:rsidR="0068216E">
        <w:t xml:space="preserve"> with</w:t>
      </w:r>
      <w:r w:rsidR="0081047F" w:rsidRPr="00883E6F">
        <w:t xml:space="preserve"> 22% us</w:t>
      </w:r>
      <w:r w:rsidR="0068216E">
        <w:t>ing</w:t>
      </w:r>
      <w:r w:rsidR="0081047F" w:rsidRPr="00883E6F">
        <w:t xml:space="preserve"> PCC and </w:t>
      </w:r>
      <w:r w:rsidR="0068216E">
        <w:t xml:space="preserve">4% using </w:t>
      </w:r>
      <w:r w:rsidR="00A65BF9" w:rsidRPr="00883E6F">
        <w:t xml:space="preserve">other algorithms </w:t>
      </w:r>
      <w:r w:rsidR="00A65BF9" w:rsidRPr="00CC49A2">
        <w:rPr>
          <w:highlight w:val="green"/>
          <w:rPrChange w:id="339" w:author="Clough, Madeline" w:date="2024-05-01T14:05:00Z">
            <w:rPr/>
          </w:rPrChange>
        </w:rPr>
        <w:t>(Figure S</w:t>
      </w:r>
      <w:r w:rsidR="00BF0DC7" w:rsidRPr="00CC49A2">
        <w:rPr>
          <w:highlight w:val="green"/>
          <w:rPrChange w:id="340" w:author="Clough, Madeline" w:date="2024-05-01T14:05:00Z">
            <w:rPr/>
          </w:rPrChange>
        </w:rPr>
        <w:t>1</w:t>
      </w:r>
      <w:r w:rsidR="00A65BF9" w:rsidRPr="00CC49A2">
        <w:rPr>
          <w:highlight w:val="green"/>
          <w:rPrChange w:id="341" w:author="Clough, Madeline" w:date="2024-05-01T14:05:00Z">
            <w:rPr/>
          </w:rPrChange>
        </w:rPr>
        <w:t>).</w:t>
      </w:r>
      <w:r w:rsidR="00A65BF9" w:rsidRPr="00883E6F">
        <w:t xml:space="preserve"> </w:t>
      </w:r>
      <w:r w:rsidR="00F347D0" w:rsidRPr="00EC6B97">
        <w:t xml:space="preserve">These results closely mimic </w:t>
      </w:r>
      <w:r w:rsidR="00F347D0">
        <w:t xml:space="preserve">the findings of Weisser et al. in 2022, where </w:t>
      </w:r>
      <w:r w:rsidR="00066C1D">
        <w:t xml:space="preserve">the proportion of articles that </w:t>
      </w:r>
      <w:r w:rsidR="00840D72">
        <w:t>failed to detail the data analysis routine and similarity metric used for database matching remained</w:t>
      </w:r>
      <w:r w:rsidR="0009783B">
        <w:t xml:space="preserve"> </w:t>
      </w:r>
      <w:r w:rsidR="00DE2758">
        <w:t>unchanged</w:t>
      </w:r>
      <w:r w:rsidR="0009783B">
        <w:t xml:space="preserve"> in our 2024 study</w:t>
      </w:r>
      <w:ins w:id="342" w:author="Clough, Madeline" w:date="2024-04-29T12:57:00Z">
        <w:r w:rsidR="0077580F">
          <w:t xml:space="preserve"> </w:t>
        </w:r>
        <w:r w:rsidR="0077580F" w:rsidRPr="00CC49A2">
          <w:rPr>
            <w:highlight w:val="green"/>
            <w:rPrChange w:id="343" w:author="Clough, Madeline" w:date="2024-05-01T14:04:00Z">
              <w:rPr/>
            </w:rPrChange>
          </w:rPr>
          <w:t xml:space="preserve">(see Supporting Information section </w:t>
        </w:r>
      </w:ins>
      <w:ins w:id="344" w:author="Clough, Madeline" w:date="2024-05-01T17:59:00Z">
        <w:r w:rsidR="00F1165D">
          <w:rPr>
            <w:highlight w:val="green"/>
          </w:rPr>
          <w:t>I</w:t>
        </w:r>
      </w:ins>
      <w:ins w:id="345" w:author="Clough, Madeline" w:date="2024-04-29T12:57:00Z">
        <w:r w:rsidR="0077580F" w:rsidRPr="00CC49A2">
          <w:rPr>
            <w:highlight w:val="green"/>
            <w:rPrChange w:id="346" w:author="Clough, Madeline" w:date="2024-05-01T14:04:00Z">
              <w:rPr/>
            </w:rPrChange>
          </w:rPr>
          <w:t>)</w:t>
        </w:r>
      </w:ins>
      <w:r w:rsidR="0009783B" w:rsidRPr="00CC49A2">
        <w:rPr>
          <w:highlight w:val="green"/>
          <w:rPrChange w:id="347" w:author="Clough, Madeline" w:date="2024-05-01T14:04:00Z">
            <w:rPr/>
          </w:rPrChange>
        </w:rPr>
        <w:t>.</w:t>
      </w:r>
      <w:r w:rsidR="009D2ECB" w:rsidRPr="00EC6B97">
        <w:rPr>
          <w:vertAlign w:val="superscript"/>
        </w:rPr>
        <w:t>7</w:t>
      </w:r>
      <w:r w:rsidR="0009783B">
        <w:t xml:space="preserve"> </w:t>
      </w:r>
      <w:r w:rsidR="007C2990">
        <w:t xml:space="preserve">It is </w:t>
      </w:r>
      <w:r w:rsidR="00E71211">
        <w:t>concerning</w:t>
      </w:r>
      <w:r w:rsidR="007C2990">
        <w:t xml:space="preserve"> that t</w:t>
      </w:r>
      <w:r w:rsidR="008175BD">
        <w:t xml:space="preserve">here has been no </w:t>
      </w:r>
      <w:r w:rsidR="009D2ECB">
        <w:t>observed</w:t>
      </w:r>
      <w:r w:rsidR="008175BD">
        <w:t xml:space="preserve"> </w:t>
      </w:r>
      <w:r w:rsidR="00EE622D">
        <w:t xml:space="preserve">response </w:t>
      </w:r>
      <w:r w:rsidR="0092173A">
        <w:t>to the</w:t>
      </w:r>
      <w:r w:rsidR="007C2990">
        <w:t>ir</w:t>
      </w:r>
      <w:r w:rsidR="0092173A">
        <w:t xml:space="preserve"> call for</w:t>
      </w:r>
      <w:r w:rsidR="00EE622D">
        <w:t xml:space="preserve"> </w:t>
      </w:r>
      <w:r w:rsidR="00CB5149">
        <w:t xml:space="preserve">transparent </w:t>
      </w:r>
      <w:r w:rsidR="005A3895">
        <w:t>communication</w:t>
      </w:r>
      <w:r w:rsidR="00CB5149">
        <w:t xml:space="preserve"> of</w:t>
      </w:r>
      <w:r w:rsidR="00751FBE">
        <w:t xml:space="preserve"> spectral </w:t>
      </w:r>
      <w:r w:rsidR="008E3860">
        <w:t xml:space="preserve">identification </w:t>
      </w:r>
      <w:r w:rsidR="00751FBE">
        <w:t>methodolog</w:t>
      </w:r>
      <w:r w:rsidR="007C2990">
        <w:t>ies</w:t>
      </w:r>
      <w:r w:rsidR="008611D1">
        <w:t>.</w:t>
      </w:r>
      <w:ins w:id="348" w:author="Clough, Madeline" w:date="2024-05-01T14:05:00Z">
        <w:r w:rsidR="00CC49A2">
          <w:t xml:space="preserve"> </w:t>
        </w:r>
      </w:ins>
      <w:del w:id="349" w:author="Clough, Madeline" w:date="2024-05-01T14:05:00Z">
        <w:r w:rsidR="008611D1" w:rsidDel="00CC49A2">
          <w:delText xml:space="preserve"> </w:delText>
        </w:r>
      </w:del>
      <w:r w:rsidR="008611D1">
        <w:t>The constant proportion of researchers who have omitted critical information</w:t>
      </w:r>
      <w:r w:rsidR="009D2ECB">
        <w:t xml:space="preserve"> between these two evaluation</w:t>
      </w:r>
      <w:r w:rsidR="007C2990">
        <w:t>s continues to</w:t>
      </w:r>
      <w:r w:rsidR="001B132D">
        <w:t xml:space="preserve"> </w:t>
      </w:r>
      <w:r w:rsidR="007C2990">
        <w:t xml:space="preserve">jeopardize </w:t>
      </w:r>
      <w:r w:rsidR="001B132D">
        <w:t xml:space="preserve">the </w:t>
      </w:r>
      <w:r w:rsidR="00C831D6">
        <w:t>robustness and validity</w:t>
      </w:r>
      <w:r w:rsidR="001B132D">
        <w:t xml:space="preserve"> of</w:t>
      </w:r>
      <w:del w:id="350" w:author="Clough, Madeline" w:date="2024-04-30T11:18:00Z">
        <w:r w:rsidR="00C831D6" w:rsidDel="00CB2662">
          <w:delText xml:space="preserve"> </w:delText>
        </w:r>
        <w:r w:rsidR="007C2990" w:rsidDel="00146053">
          <w:delText>these</w:delText>
        </w:r>
      </w:del>
      <w:r w:rsidR="007C2990">
        <w:t xml:space="preserve"> </w:t>
      </w:r>
      <w:r w:rsidR="00C831D6">
        <w:t xml:space="preserve">published </w:t>
      </w:r>
      <w:r w:rsidR="001A6F74">
        <w:t>MP</w:t>
      </w:r>
      <w:r w:rsidR="00C831D6">
        <w:t xml:space="preserve"> identification findings</w:t>
      </w:r>
      <w:r w:rsidR="001D0799" w:rsidRPr="00883E6F">
        <w:t>.</w:t>
      </w:r>
      <w:r w:rsidR="005623F2" w:rsidRPr="00883E6F">
        <w:t xml:space="preserve"> </w:t>
      </w:r>
    </w:p>
    <w:p w14:paraId="06554FA4" w14:textId="56F0E904" w:rsidR="00320B8B" w:rsidRPr="00290203" w:rsidRDefault="00725E62" w:rsidP="00883E6F">
      <w:pPr>
        <w:pStyle w:val="TAMainText"/>
        <w:ind w:firstLine="180"/>
      </w:pPr>
      <w:r>
        <w:rPr>
          <w:b/>
          <w:bCs/>
        </w:rPr>
        <w:t>There is no literature</w:t>
      </w:r>
      <w:r w:rsidR="006F7BA8" w:rsidRPr="00EC6B97">
        <w:rPr>
          <w:b/>
          <w:bCs/>
        </w:rPr>
        <w:t xml:space="preserve"> consensus on software </w:t>
      </w:r>
      <w:r w:rsidR="00867B84" w:rsidRPr="00EC6B97">
        <w:rPr>
          <w:b/>
          <w:bCs/>
        </w:rPr>
        <w:t>used for spectral matching nor threshold of HQI to distinguish a microplastic</w:t>
      </w:r>
      <w:r w:rsidR="00290203" w:rsidRPr="00EC6B97">
        <w:rPr>
          <w:b/>
          <w:bCs/>
        </w:rPr>
        <w:t>.</w:t>
      </w:r>
      <w:r w:rsidR="00C831D6">
        <w:t xml:space="preserve"> </w:t>
      </w:r>
      <w:ins w:id="351" w:author="Clough, Madeline" w:date="2024-05-01T14:06:00Z">
        <w:r w:rsidR="00F40F87">
          <w:t>Software a</w:t>
        </w:r>
      </w:ins>
      <w:del w:id="352" w:author="Clough, Madeline" w:date="2024-05-01T14:06:00Z">
        <w:r w:rsidR="00791B55" w:rsidDel="00F40F87">
          <w:delText>A</w:delText>
        </w:r>
      </w:del>
      <w:r w:rsidR="00791B55">
        <w:t>pplications</w:t>
      </w:r>
      <w:r w:rsidR="00DB7887">
        <w:t xml:space="preserve"> specific to the parent company of the instrument used</w:t>
      </w:r>
      <w:r w:rsidR="009F7DB1">
        <w:t xml:space="preserve"> for </w:t>
      </w:r>
      <w:r w:rsidR="009F7DB1" w:rsidRPr="00883E6F">
        <w:t>identification</w:t>
      </w:r>
      <w:r w:rsidR="005B772F" w:rsidRPr="00883E6F">
        <w:t xml:space="preserve"> </w:t>
      </w:r>
      <w:r w:rsidR="00791B55" w:rsidRPr="00883E6F">
        <w:t>were</w:t>
      </w:r>
      <w:r w:rsidR="005B772F" w:rsidRPr="00883E6F">
        <w:t xml:space="preserve"> reported to perform automated spectral matching </w:t>
      </w:r>
      <w:r w:rsidR="00E6153D" w:rsidRPr="00883E6F">
        <w:t xml:space="preserve">in </w:t>
      </w:r>
      <w:r w:rsidR="005B772F" w:rsidRPr="00883E6F">
        <w:t xml:space="preserve">51% </w:t>
      </w:r>
      <w:r w:rsidR="00E6153D" w:rsidRPr="00883E6F">
        <w:t>of analyzed publications</w:t>
      </w:r>
      <w:r w:rsidR="007362BC" w:rsidRPr="00883E6F">
        <w:t xml:space="preserve"> (Figure 1a). </w:t>
      </w:r>
      <w:proofErr w:type="spellStart"/>
      <w:r w:rsidR="007362BC" w:rsidRPr="00883E6F">
        <w:t>KnowItAll</w:t>
      </w:r>
      <w:proofErr w:type="spellEnd"/>
      <w:r w:rsidR="007362BC" w:rsidRPr="00883E6F">
        <w:t xml:space="preserve">, a commercial software for </w:t>
      </w:r>
      <w:r w:rsidR="00AA47BF" w:rsidRPr="00883E6F">
        <w:t xml:space="preserve">spectral matching from Wiley </w:t>
      </w:r>
      <w:proofErr w:type="spellStart"/>
      <w:r w:rsidR="00AA47BF" w:rsidRPr="00883E6F">
        <w:t>BioRad</w:t>
      </w:r>
      <w:proofErr w:type="spellEnd"/>
      <w:r w:rsidR="00AA47BF" w:rsidRPr="00883E6F">
        <w:t xml:space="preserve">, was </w:t>
      </w:r>
      <w:r w:rsidR="004A562A" w:rsidRPr="00883E6F">
        <w:t xml:space="preserve">used in 19% of publications and </w:t>
      </w:r>
      <w:r w:rsidR="00CD62F2" w:rsidRPr="00883E6F">
        <w:t>open access</w:t>
      </w:r>
      <w:r w:rsidR="004A562A" w:rsidRPr="00883E6F">
        <w:t xml:space="preserve"> </w:t>
      </w:r>
      <w:r w:rsidR="003A0EF9" w:rsidRPr="00883E6F">
        <w:t xml:space="preserve">searching platforms such </w:t>
      </w:r>
      <w:r w:rsidR="003A0EF9" w:rsidRPr="00883E6F">
        <w:lastRenderedPageBreak/>
        <w:t xml:space="preserve">as </w:t>
      </w:r>
      <w:proofErr w:type="spellStart"/>
      <w:r w:rsidR="003A0EF9" w:rsidRPr="00594593">
        <w:t>OpenSpecy</w:t>
      </w:r>
      <w:proofErr w:type="spellEnd"/>
      <w:r w:rsidR="003A0EF9" w:rsidRPr="00594593">
        <w:t>,</w:t>
      </w:r>
      <w:r w:rsidR="0011321E">
        <w:rPr>
          <w:rStyle w:val="EndnoteReference"/>
        </w:rPr>
        <w:endnoteReference w:id="29"/>
      </w:r>
      <w:r w:rsidR="0011321E" w:rsidRPr="00594593">
        <w:t xml:space="preserve"> </w:t>
      </w:r>
      <w:proofErr w:type="spellStart"/>
      <w:r w:rsidR="003A0EF9" w:rsidRPr="00594593">
        <w:t>siMPle</w:t>
      </w:r>
      <w:proofErr w:type="spellEnd"/>
      <w:r w:rsidR="003A0EF9" w:rsidRPr="00594593">
        <w:t>,</w:t>
      </w:r>
      <w:r w:rsidR="0011321E">
        <w:rPr>
          <w:rStyle w:val="EndnoteReference"/>
        </w:rPr>
        <w:endnoteReference w:id="30"/>
      </w:r>
      <w:r w:rsidR="0011321E" w:rsidRPr="00594593">
        <w:t xml:space="preserve"> </w:t>
      </w:r>
      <w:r w:rsidR="003A0EF9" w:rsidRPr="00594593">
        <w:t xml:space="preserve">and </w:t>
      </w:r>
      <w:proofErr w:type="spellStart"/>
      <w:r w:rsidR="003A0EF9" w:rsidRPr="00594593">
        <w:t>P</w:t>
      </w:r>
      <w:r w:rsidR="00AE6E52" w:rsidRPr="00594593">
        <w:t>laM</w:t>
      </w:r>
      <w:r w:rsidR="008450F0" w:rsidRPr="00594593">
        <w:t>APP</w:t>
      </w:r>
      <w:proofErr w:type="spellEnd"/>
      <w:r w:rsidR="00306A52">
        <w:rPr>
          <w:rStyle w:val="EndnoteReference"/>
        </w:rPr>
        <w:endnoteReference w:id="31"/>
      </w:r>
      <w:r w:rsidR="00306A52" w:rsidRPr="00594593">
        <w:t xml:space="preserve"> </w:t>
      </w:r>
      <w:r w:rsidR="00AE6E52" w:rsidRPr="00883E6F">
        <w:t>were used in 24% of publications</w:t>
      </w:r>
      <w:r w:rsidR="0088149C" w:rsidRPr="00883E6F">
        <w:t xml:space="preserve">. </w:t>
      </w:r>
      <w:del w:id="360" w:author="Clough, Madeline" w:date="2024-05-01T14:06:00Z">
        <w:r w:rsidR="003A0EF9" w:rsidRPr="00883E6F" w:rsidDel="00F40F87">
          <w:delText xml:space="preserve"> </w:delText>
        </w:r>
      </w:del>
      <w:r w:rsidR="00E95D20" w:rsidRPr="00883E6F">
        <w:t xml:space="preserve">The default similarity metrics and </w:t>
      </w:r>
      <w:r w:rsidR="007B3DBB" w:rsidRPr="00883E6F">
        <w:t xml:space="preserve">preprocessing pipeline differ between the reported software, </w:t>
      </w:r>
      <w:r w:rsidR="008A550E" w:rsidRPr="00883E6F">
        <w:t xml:space="preserve">which </w:t>
      </w:r>
      <w:r w:rsidR="00E20DFE" w:rsidRPr="00883E6F">
        <w:t>obscures a direct comparison between HQI scores generated from different applications.</w:t>
      </w:r>
      <w:r w:rsidR="00BC3EA1" w:rsidRPr="00BC3EA1">
        <w:rPr>
          <w:vertAlign w:val="superscript"/>
        </w:rPr>
        <w:t>18,31,</w:t>
      </w:r>
      <w:r w:rsidR="00BC3EA1">
        <w:rPr>
          <w:rStyle w:val="EndnoteReference"/>
        </w:rPr>
        <w:endnoteReference w:id="32"/>
      </w:r>
      <w:r w:rsidR="00BC3EA1" w:rsidRPr="00883E6F">
        <w:t xml:space="preserve"> </w:t>
      </w:r>
      <w:r w:rsidR="003B6AC8" w:rsidRPr="00883E6F">
        <w:t xml:space="preserve">A universal </w:t>
      </w:r>
      <w:r w:rsidR="00AA396D" w:rsidRPr="00883E6F">
        <w:t xml:space="preserve">HQI </w:t>
      </w:r>
      <w:r w:rsidR="00F27A07" w:rsidRPr="00883E6F">
        <w:t>threshold</w:t>
      </w:r>
      <w:r w:rsidR="003B6AC8" w:rsidRPr="00883E6F">
        <w:t xml:space="preserve"> was likewise not supported by the literature (Figure 1b). </w:t>
      </w:r>
      <w:r w:rsidR="00300A85" w:rsidRPr="00883E6F">
        <w:t xml:space="preserve">While a threshold of 0.7 was reported by </w:t>
      </w:r>
      <w:r w:rsidR="00832818" w:rsidRPr="00883E6F">
        <w:t>42% of considered</w:t>
      </w:r>
      <w:r w:rsidR="00300A85" w:rsidRPr="00883E6F">
        <w:t xml:space="preserve"> publications</w:t>
      </w:r>
      <w:r w:rsidR="00300A85">
        <w:t xml:space="preserve">, </w:t>
      </w:r>
      <w:r w:rsidR="00763214">
        <w:t>the explanation for this choice</w:t>
      </w:r>
      <w:r w:rsidR="00AA14EA">
        <w:t>, when reported,</w:t>
      </w:r>
      <w:r w:rsidR="00763214">
        <w:t xml:space="preserve"> was </w:t>
      </w:r>
      <w:r w:rsidR="00EF1FD6">
        <w:t>dictated by</w:t>
      </w:r>
      <w:r w:rsidR="003C10AB">
        <w:t xml:space="preserve"> </w:t>
      </w:r>
      <w:r w:rsidR="00763214">
        <w:t>precedent</w:t>
      </w:r>
      <w:r w:rsidR="003C10AB">
        <w:t xml:space="preserve">, </w:t>
      </w:r>
      <w:r w:rsidR="00D135A2">
        <w:t>likely because</w:t>
      </w:r>
      <w:r w:rsidR="003C10AB">
        <w:t xml:space="preserve"> the seminal microplastic paper published by Thompson et al. in 2004 </w:t>
      </w:r>
      <w:r w:rsidR="00AA14EA">
        <w:t xml:space="preserve">used this value of </w:t>
      </w:r>
      <w:del w:id="363" w:author="Clough, Madeline" w:date="2024-05-01T14:07:00Z">
        <w:r w:rsidR="00AA14EA" w:rsidDel="00845CB0">
          <w:delText xml:space="preserve">correlation </w:delText>
        </w:r>
      </w:del>
      <w:ins w:id="364" w:author="Clough, Madeline" w:date="2024-05-01T14:07:00Z">
        <w:r w:rsidR="00845CB0">
          <w:t xml:space="preserve">similarity </w:t>
        </w:r>
      </w:ins>
      <w:r w:rsidR="00AA14EA">
        <w:t xml:space="preserve">to accept plastic identification. </w:t>
      </w:r>
      <w:r w:rsidR="00F96228" w:rsidRPr="00567D2D">
        <w:t>A</w:t>
      </w:r>
      <w:r w:rsidR="00237299" w:rsidRPr="00567D2D">
        <w:t>pproximately 31% of articles reported a higher threshold</w:t>
      </w:r>
      <w:r w:rsidR="001D3CB3" w:rsidRPr="00567D2D">
        <w:t xml:space="preserve"> than 0.7</w:t>
      </w:r>
      <w:r w:rsidR="00594DD8">
        <w:t xml:space="preserve"> and</w:t>
      </w:r>
      <w:r w:rsidR="00EF1FD6">
        <w:t xml:space="preserve"> about 20% of authors chose thresholds below 0.7, with 8% of publications using different criteria for automated match acceptance</w:t>
      </w:r>
      <w:r w:rsidR="00F96228">
        <w:t xml:space="preserve">. </w:t>
      </w:r>
      <w:proofErr w:type="gramStart"/>
      <w:r w:rsidR="00D62425">
        <w:t>In light of</w:t>
      </w:r>
      <w:proofErr w:type="gramEnd"/>
      <w:r w:rsidR="00D62425">
        <w:t xml:space="preserve"> the ambiguity and </w:t>
      </w:r>
      <w:r w:rsidR="009355D7">
        <w:t xml:space="preserve">diversity of software and thresholds used to aid spectral matching, it is clear that the </w:t>
      </w:r>
      <w:r w:rsidR="001A6F74">
        <w:t>MP</w:t>
      </w:r>
      <w:r w:rsidR="009355D7">
        <w:t xml:space="preserve"> community would benefit from </w:t>
      </w:r>
      <w:r w:rsidR="00447F0F">
        <w:t xml:space="preserve">a method to directly compare the performance of </w:t>
      </w:r>
      <w:r w:rsidR="00C70AB7">
        <w:t xml:space="preserve">similarity metrics and </w:t>
      </w:r>
      <w:r w:rsidR="006E5C42">
        <w:t xml:space="preserve">guidance </w:t>
      </w:r>
      <w:r w:rsidR="00447F0F">
        <w:t>to determine</w:t>
      </w:r>
      <w:r w:rsidR="006E5C42">
        <w:t xml:space="preserve"> </w:t>
      </w:r>
      <w:ins w:id="365" w:author="Clough, Madeline" w:date="2024-05-01T14:07:00Z">
        <w:r w:rsidR="00845CB0">
          <w:t>the</w:t>
        </w:r>
      </w:ins>
      <w:del w:id="366" w:author="Clough, Madeline" w:date="2024-05-01T14:07:00Z">
        <w:r w:rsidR="006E5C42" w:rsidDel="00845CB0">
          <w:delText>a</w:delText>
        </w:r>
      </w:del>
      <w:r w:rsidR="006E5C42">
        <w:t xml:space="preserve"> </w:t>
      </w:r>
      <w:r w:rsidR="006F2F63">
        <w:t xml:space="preserve">HQI </w:t>
      </w:r>
      <w:r w:rsidR="006E5C42">
        <w:t>threshold value</w:t>
      </w:r>
      <w:r w:rsidR="00EC634B">
        <w:t xml:space="preserve"> with </w:t>
      </w:r>
      <w:ins w:id="367" w:author="Clough, Madeline" w:date="2024-05-01T14:07:00Z">
        <w:r w:rsidR="00845CB0">
          <w:t xml:space="preserve">an </w:t>
        </w:r>
      </w:ins>
      <w:r w:rsidR="00EC634B">
        <w:t>associated c</w:t>
      </w:r>
      <w:r w:rsidR="004A762D">
        <w:t>onfidence</w:t>
      </w:r>
      <w:r w:rsidR="00AD6E0D">
        <w:t>.</w:t>
      </w:r>
    </w:p>
    <w:p w14:paraId="0228C7BB" w14:textId="0396748E" w:rsidR="003C16F5" w:rsidRDefault="00297021" w:rsidP="004E331C">
      <w:pPr>
        <w:pStyle w:val="TAMainText"/>
        <w:ind w:firstLine="0"/>
      </w:pPr>
      <w:r>
        <w:rPr>
          <w:noProof/>
        </w:rPr>
        <w:lastRenderedPageBreak/>
        <w:drawing>
          <wp:inline distT="0" distB="0" distL="0" distR="0" wp14:anchorId="6D970738" wp14:editId="6F41FC5B">
            <wp:extent cx="2971800" cy="4803648"/>
            <wp:effectExtent l="0" t="0" r="0" b="0"/>
            <wp:docPr id="95131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11912"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71800" cy="4803648"/>
                    </a:xfrm>
                    <a:prstGeom prst="rect">
                      <a:avLst/>
                    </a:prstGeom>
                  </pic:spPr>
                </pic:pic>
              </a:graphicData>
            </a:graphic>
          </wp:inline>
        </w:drawing>
      </w:r>
    </w:p>
    <w:p w14:paraId="2548F26C" w14:textId="2A7FB5C4" w:rsidR="00297021" w:rsidRDefault="001C13A6" w:rsidP="00213179">
      <w:pPr>
        <w:pStyle w:val="VAFigureCaption"/>
      </w:pPr>
      <w:r w:rsidRPr="00883E6F">
        <w:rPr>
          <w:b/>
          <w:bCs/>
        </w:rPr>
        <w:t xml:space="preserve">Figure </w:t>
      </w:r>
      <w:r w:rsidRPr="00883E6F">
        <w:rPr>
          <w:b/>
          <w:bCs/>
        </w:rPr>
        <w:fldChar w:fldCharType="begin"/>
      </w:r>
      <w:r w:rsidRPr="00883E6F">
        <w:rPr>
          <w:b/>
          <w:bCs/>
        </w:rPr>
        <w:instrText xml:space="preserve"> SEQ Figure \* ARABIC </w:instrText>
      </w:r>
      <w:r w:rsidRPr="00883E6F">
        <w:rPr>
          <w:b/>
          <w:bCs/>
        </w:rPr>
        <w:fldChar w:fldCharType="separate"/>
      </w:r>
      <w:r>
        <w:rPr>
          <w:b/>
          <w:bCs/>
          <w:noProof/>
        </w:rPr>
        <w:t>1</w:t>
      </w:r>
      <w:r w:rsidRPr="00883E6F">
        <w:rPr>
          <w:b/>
          <w:bCs/>
        </w:rPr>
        <w:fldChar w:fldCharType="end"/>
      </w:r>
      <w:r>
        <w:rPr>
          <w:b/>
          <w:bCs/>
        </w:rPr>
        <w:t xml:space="preserve">. </w:t>
      </w:r>
      <w:r>
        <w:t xml:space="preserve">Summary of 76 published MP papers regarding </w:t>
      </w:r>
      <w:commentRangeStart w:id="368"/>
      <w:r>
        <w:t xml:space="preserve">a) </w:t>
      </w:r>
      <w:commentRangeEnd w:id="368"/>
      <w:r w:rsidR="00845CB0">
        <w:rPr>
          <w:rStyle w:val="CommentReference"/>
        </w:rPr>
        <w:commentReference w:id="368"/>
      </w:r>
      <w:r>
        <w:t xml:space="preserve">software applications used for automated spectral </w:t>
      </w:r>
      <w:proofErr w:type="gramStart"/>
      <w:r>
        <w:t>matching  and</w:t>
      </w:r>
      <w:proofErr w:type="gramEnd"/>
      <w:r>
        <w:t xml:space="preserve"> b) thresholds of HQI used to accept a match.</w:t>
      </w:r>
    </w:p>
    <w:p w14:paraId="0E2D7A17" w14:textId="77777777" w:rsidR="00213179" w:rsidRPr="00EC6B97" w:rsidRDefault="00213179" w:rsidP="00EC6B97"/>
    <w:p w14:paraId="339DA5DD" w14:textId="2628B15B" w:rsidR="004E331C" w:rsidRPr="00644ABA" w:rsidRDefault="004E331C" w:rsidP="004E331C">
      <w:pPr>
        <w:pStyle w:val="TAMainText"/>
        <w:ind w:firstLine="0"/>
        <w:rPr>
          <w:i/>
          <w:iCs/>
        </w:rPr>
      </w:pPr>
      <w:r w:rsidRPr="00644ABA">
        <w:rPr>
          <w:i/>
          <w:iCs/>
        </w:rPr>
        <w:t>Commercial Software Library Searching</w:t>
      </w:r>
    </w:p>
    <w:p w14:paraId="2B077F71" w14:textId="39FFE7F5" w:rsidR="005E5E12" w:rsidRDefault="00743C4B">
      <w:pPr>
        <w:pStyle w:val="TAMainText"/>
        <w:ind w:firstLine="180"/>
      </w:pPr>
      <w:r>
        <w:rPr>
          <w:b/>
          <w:bCs/>
        </w:rPr>
        <w:t xml:space="preserve">Similarity metrics alone do not guarantee </w:t>
      </w:r>
      <w:r w:rsidR="005C3CF4" w:rsidRPr="00EC6B97">
        <w:rPr>
          <w:b/>
          <w:bCs/>
        </w:rPr>
        <w:t>confidence associated with a spectral match.</w:t>
      </w:r>
      <w:r w:rsidR="00B301BC">
        <w:t xml:space="preserve"> </w:t>
      </w:r>
      <w:r w:rsidR="00566B23">
        <w:t>W</w:t>
      </w:r>
      <w:r w:rsidR="00E57496">
        <w:t>e first</w:t>
      </w:r>
      <w:r w:rsidR="00566B23">
        <w:t xml:space="preserve"> </w:t>
      </w:r>
      <w:r w:rsidR="00430933">
        <w:t>searched</w:t>
      </w:r>
      <w:r w:rsidR="00E57496">
        <w:t xml:space="preserve"> all polyethylene and polypropylene</w:t>
      </w:r>
      <w:r w:rsidR="00566B23">
        <w:t xml:space="preserve"> </w:t>
      </w:r>
      <w:r w:rsidR="005B772F">
        <w:t>FLOPP-e spectra</w:t>
      </w:r>
      <w:r w:rsidR="00FD21DC">
        <w:t xml:space="preserve"> using</w:t>
      </w:r>
      <w:r w:rsidR="005B772F">
        <w:t xml:space="preserve"> the FLOPP reference library in </w:t>
      </w:r>
      <w:proofErr w:type="spellStart"/>
      <w:r w:rsidR="005B772F">
        <w:t>KnowItAll</w:t>
      </w:r>
      <w:proofErr w:type="spellEnd"/>
      <w:r w:rsidR="001035F8">
        <w:t xml:space="preserve"> </w:t>
      </w:r>
      <w:r w:rsidR="00FD21DC">
        <w:t>with the</w:t>
      </w:r>
      <w:r w:rsidR="001035F8">
        <w:t xml:space="preserve"> default correlation method and optimized corrections</w:t>
      </w:r>
      <w:r w:rsidR="00E57496">
        <w:t>.</w:t>
      </w:r>
      <w:r w:rsidR="005B772F">
        <w:t xml:space="preserve"> </w:t>
      </w:r>
      <w:r w:rsidR="00D700ED">
        <w:t>T</w:t>
      </w:r>
      <w:r w:rsidR="00B7792F">
        <w:t xml:space="preserve">he identity of the reference spectrum with the greatest HQI </w:t>
      </w:r>
      <w:r w:rsidR="00D700ED">
        <w:t>was</w:t>
      </w:r>
      <w:r w:rsidR="00B7792F">
        <w:t xml:space="preserve"> recorded as the label for the unknown spectrum</w:t>
      </w:r>
      <w:r w:rsidR="00D700ED">
        <w:t>, as is</w:t>
      </w:r>
      <w:r w:rsidR="00B7792F">
        <w:t xml:space="preserve"> typical </w:t>
      </w:r>
      <w:r w:rsidR="00D700ED">
        <w:t xml:space="preserve">for </w:t>
      </w:r>
      <w:r w:rsidR="00B7792F">
        <w:t>MP classification workflow</w:t>
      </w:r>
      <w:r w:rsidR="00D700ED">
        <w:t>s</w:t>
      </w:r>
      <w:r w:rsidR="008E08BE">
        <w:t>.</w:t>
      </w:r>
      <w:r w:rsidR="00B7792F">
        <w:t xml:space="preserve"> </w:t>
      </w:r>
      <w:r w:rsidR="00D700ED">
        <w:t>Overall, the</w:t>
      </w:r>
      <w:r w:rsidR="007D5F74" w:rsidRPr="00EC6B97">
        <w:t xml:space="preserve"> </w:t>
      </w:r>
      <w:del w:id="369" w:author="Clough, Madeline" w:date="2024-04-30T11:20:00Z">
        <w:r w:rsidR="00E273B8" w:rsidRPr="003A67ED" w:rsidDel="00552CE6">
          <w:delText>FLOPP-e</w:delText>
        </w:r>
      </w:del>
      <w:ins w:id="370" w:author="Clough, Madeline" w:date="2024-04-30T11:20:00Z">
        <w:r w:rsidR="00552CE6">
          <w:t>49</w:t>
        </w:r>
      </w:ins>
      <w:r w:rsidR="00E273B8" w:rsidRPr="003A67ED">
        <w:t xml:space="preserve"> </w:t>
      </w:r>
      <w:r w:rsidR="001A50A7" w:rsidRPr="003A67ED">
        <w:t xml:space="preserve">PE and </w:t>
      </w:r>
      <w:ins w:id="371" w:author="Clough, Madeline" w:date="2024-04-30T11:20:00Z">
        <w:r w:rsidR="00552CE6">
          <w:t xml:space="preserve">66 </w:t>
        </w:r>
      </w:ins>
      <w:r w:rsidR="001A50A7" w:rsidRPr="003A67ED">
        <w:t xml:space="preserve">PP </w:t>
      </w:r>
      <w:r w:rsidR="00D700ED">
        <w:t>spectra</w:t>
      </w:r>
      <w:ins w:id="372" w:author="Clough, Madeline" w:date="2024-04-30T11:20:00Z">
        <w:r w:rsidR="00552CE6">
          <w:t xml:space="preserve"> from </w:t>
        </w:r>
        <w:r w:rsidR="00552CE6">
          <w:lastRenderedPageBreak/>
          <w:t>the FLOPP-e library</w:t>
        </w:r>
      </w:ins>
      <w:r w:rsidR="001A50A7" w:rsidRPr="003A67ED">
        <w:t xml:space="preserve"> </w:t>
      </w:r>
      <w:r w:rsidR="00D700ED">
        <w:t xml:space="preserve">were matched </w:t>
      </w:r>
      <w:r w:rsidR="004F5EAC">
        <w:t>to</w:t>
      </w:r>
      <w:r w:rsidR="00D700ED">
        <w:t xml:space="preserve"> </w:t>
      </w:r>
      <w:r w:rsidR="007D5F74" w:rsidRPr="00EC6B97">
        <w:t>f</w:t>
      </w:r>
      <w:r w:rsidR="00806C31" w:rsidRPr="003A67ED">
        <w:t>our</w:t>
      </w:r>
      <w:r w:rsidR="00A23409" w:rsidRPr="003A67ED">
        <w:t xml:space="preserve"> unique </w:t>
      </w:r>
      <w:r w:rsidR="004F5EAC">
        <w:t>polymer identities</w:t>
      </w:r>
      <w:r w:rsidR="00C95DDC" w:rsidRPr="00EC6B97">
        <w:t xml:space="preserve"> </w:t>
      </w:r>
      <w:r w:rsidR="00B93A09" w:rsidRPr="00EC6B97">
        <w:t xml:space="preserve">with the topmost HQI </w:t>
      </w:r>
      <w:r w:rsidR="007F78BA" w:rsidRPr="003A67ED">
        <w:t>(Figure 2a</w:t>
      </w:r>
      <w:r w:rsidR="007F78BA" w:rsidRPr="00623727">
        <w:t>)</w:t>
      </w:r>
      <w:r w:rsidR="00806C31" w:rsidRPr="00623727">
        <w:t>.</w:t>
      </w:r>
      <w:r w:rsidR="00984ECB" w:rsidRPr="00623727">
        <w:t xml:space="preserve"> </w:t>
      </w:r>
      <w:r w:rsidR="002D5421">
        <w:t>Thus, i</w:t>
      </w:r>
      <w:r w:rsidR="00984ECB">
        <w:t xml:space="preserve">f </w:t>
      </w:r>
      <w:r w:rsidR="00FA392E">
        <w:t xml:space="preserve">the </w:t>
      </w:r>
      <w:r w:rsidR="00984ECB">
        <w:t xml:space="preserve">traditional approach of accepting the </w:t>
      </w:r>
      <w:r w:rsidR="00657A1F">
        <w:t xml:space="preserve">label </w:t>
      </w:r>
      <w:r w:rsidR="00B75D26">
        <w:t>of the reference spectra with the greatest HQI was followed,</w:t>
      </w:r>
      <w:r w:rsidR="002D5421">
        <w:t xml:space="preserve"> numerous spectra would be mislabeled.</w:t>
      </w:r>
      <w:r w:rsidR="00806C31">
        <w:t xml:space="preserve"> </w:t>
      </w:r>
      <w:r w:rsidR="002472A5">
        <w:t>When expanding the cr</w:t>
      </w:r>
      <w:r w:rsidR="005C3BD9">
        <w:t xml:space="preserve">iteria of a spectral match to include any label returned with a hit quality index </w:t>
      </w:r>
      <w:r w:rsidR="005C3CF4">
        <w:rPr>
          <w:rFonts w:cs="Times"/>
        </w:rPr>
        <w:t>≥</w:t>
      </w:r>
      <w:r w:rsidR="005C3CF4">
        <w:t xml:space="preserve"> </w:t>
      </w:r>
      <w:r w:rsidR="005C3BD9">
        <w:t>0.7</w:t>
      </w:r>
      <w:ins w:id="373" w:author="Clough, Madeline" w:date="2024-05-01T14:28:00Z">
        <w:r w:rsidR="008C600D">
          <w:t>,</w:t>
        </w:r>
      </w:ins>
      <w:del w:id="374" w:author="Clough, Madeline" w:date="2024-05-01T14:28:00Z">
        <w:r w:rsidR="005C3BD9" w:rsidDel="008C600D">
          <w:delText>0,</w:delText>
        </w:r>
      </w:del>
      <w:r w:rsidR="005C3BD9">
        <w:t xml:space="preserve"> the </w:t>
      </w:r>
      <w:del w:id="375" w:author="Clough, Madeline" w:date="2024-04-30T11:22:00Z">
        <w:r w:rsidR="005C3BD9" w:rsidDel="008C3044">
          <w:delText>cumulation of</w:delText>
        </w:r>
      </w:del>
      <w:del w:id="376" w:author="Clough, Madeline" w:date="2024-05-01T14:09:00Z">
        <w:r w:rsidR="005C3BD9" w:rsidDel="00620BE6">
          <w:delText xml:space="preserve"> </w:delText>
        </w:r>
      </w:del>
      <w:r w:rsidR="0013656E">
        <w:t>matche</w:t>
      </w:r>
      <w:ins w:id="377" w:author="Clough, Madeline" w:date="2024-05-01T14:09:00Z">
        <w:r w:rsidR="00620BE6">
          <w:t>s</w:t>
        </w:r>
      </w:ins>
      <w:del w:id="378" w:author="Clough, Madeline" w:date="2024-05-01T14:09:00Z">
        <w:r w:rsidR="0013656E" w:rsidDel="00620BE6">
          <w:delText>s</w:delText>
        </w:r>
      </w:del>
      <w:r w:rsidR="0013656E">
        <w:t xml:space="preserve"> to individual </w:t>
      </w:r>
      <w:r w:rsidR="005C3BD9">
        <w:t xml:space="preserve">PE and PP spectra returned </w:t>
      </w:r>
      <w:r w:rsidR="00F07EA3">
        <w:t>seven and eleven</w:t>
      </w:r>
      <w:r w:rsidR="00B44904">
        <w:t xml:space="preserve"> unique</w:t>
      </w:r>
      <w:r w:rsidR="00F07EA3">
        <w:t xml:space="preserve"> labels, </w:t>
      </w:r>
      <w:r w:rsidR="00F07EA3" w:rsidRPr="00883E6F">
        <w:t xml:space="preserve">respectively (Figure </w:t>
      </w:r>
      <w:r w:rsidR="002246E7" w:rsidRPr="00883E6F">
        <w:t>2a</w:t>
      </w:r>
      <w:r w:rsidR="00F07EA3">
        <w:t xml:space="preserve">). </w:t>
      </w:r>
      <w:r w:rsidR="002338FF">
        <w:t>It should be noted here that</w:t>
      </w:r>
      <w:r w:rsidR="00636101">
        <w:t xml:space="preserve">, as the FLOPP reference database contained 14 possible labels, </w:t>
      </w:r>
      <w:r w:rsidR="008276FB">
        <w:t xml:space="preserve">50% </w:t>
      </w:r>
      <w:r w:rsidR="00211FAD">
        <w:t xml:space="preserve">of available labels were assigned to </w:t>
      </w:r>
      <w:r w:rsidR="008276FB">
        <w:t>PE</w:t>
      </w:r>
      <w:r w:rsidR="00211FAD">
        <w:t xml:space="preserve"> spectra</w:t>
      </w:r>
      <w:r w:rsidR="008276FB">
        <w:t xml:space="preserve"> and </w:t>
      </w:r>
      <w:r w:rsidR="007E2EEE">
        <w:t>79</w:t>
      </w:r>
      <w:r w:rsidR="008276FB">
        <w:t xml:space="preserve">% </w:t>
      </w:r>
      <w:r w:rsidR="00211FAD">
        <w:t xml:space="preserve">to </w:t>
      </w:r>
      <w:r w:rsidR="008276FB">
        <w:t>PP</w:t>
      </w:r>
      <w:r w:rsidR="00211FAD">
        <w:t xml:space="preserve"> spectra</w:t>
      </w:r>
      <w:r w:rsidR="005E5E12">
        <w:t>.</w:t>
      </w:r>
      <w:r w:rsidR="0013656E">
        <w:t xml:space="preserve"> </w:t>
      </w:r>
      <w:proofErr w:type="gramStart"/>
      <w:r w:rsidR="0013656E">
        <w:t>I</w:t>
      </w:r>
      <w:r w:rsidR="0090237F">
        <w:t xml:space="preserve">t is clear that </w:t>
      </w:r>
      <w:ins w:id="379" w:author="Clough, Madeline" w:date="2024-05-01T18:07:00Z">
        <w:r w:rsidR="001A58F7">
          <w:t>an</w:t>
        </w:r>
      </w:ins>
      <w:proofErr w:type="gramEnd"/>
      <w:ins w:id="380" w:author="Clough, Madeline" w:date="2024-05-01T14:10:00Z">
        <w:r w:rsidR="00546B3A">
          <w:t xml:space="preserve"> </w:t>
        </w:r>
      </w:ins>
      <w:del w:id="381" w:author="Clough, Madeline" w:date="2024-05-01T14:10:00Z">
        <w:r w:rsidR="0013656E" w:rsidDel="00620BE6">
          <w:delText xml:space="preserve">an </w:delText>
        </w:r>
      </w:del>
      <w:r w:rsidR="0013656E">
        <w:t>HQI</w:t>
      </w:r>
      <w:r w:rsidR="0090237F">
        <w:t xml:space="preserve"> threshold </w:t>
      </w:r>
      <w:r w:rsidR="001F64B2">
        <w:t>is not accompanied by any measure of certainty</w:t>
      </w:r>
      <w:r w:rsidR="00E40DFC">
        <w:t>, as</w:t>
      </w:r>
      <w:r w:rsidR="00C7125E">
        <w:t xml:space="preserve"> </w:t>
      </w:r>
      <w:r w:rsidR="00E40DFC">
        <w:t xml:space="preserve">reference </w:t>
      </w:r>
      <w:r w:rsidR="00746F45">
        <w:t xml:space="preserve">spectra from multiple </w:t>
      </w:r>
      <w:r w:rsidR="003A1373">
        <w:t>classes</w:t>
      </w:r>
      <w:r w:rsidR="00E40DFC">
        <w:t xml:space="preserve"> </w:t>
      </w:r>
      <w:r w:rsidR="0013656E">
        <w:t>we</w:t>
      </w:r>
      <w:r w:rsidR="00E40DFC">
        <w:t>re matched to a single query spectrum</w:t>
      </w:r>
      <w:r w:rsidR="007D58B8">
        <w:t xml:space="preserve"> with similar values of likeness</w:t>
      </w:r>
      <w:r w:rsidR="00746F45">
        <w:t>.</w:t>
      </w:r>
      <w:r w:rsidR="003F5E92">
        <w:t xml:space="preserve"> </w:t>
      </w:r>
      <w:r w:rsidR="005471A8">
        <w:t>If</w:t>
      </w:r>
      <w:r w:rsidR="008A2A12">
        <w:t xml:space="preserve"> we were to theoretically treat </w:t>
      </w:r>
      <w:ins w:id="382" w:author="Clough, Madeline" w:date="2024-05-01T14:10:00Z">
        <w:r w:rsidR="00546B3A">
          <w:t>the</w:t>
        </w:r>
      </w:ins>
      <w:del w:id="383" w:author="Clough, Madeline" w:date="2024-05-01T14:10:00Z">
        <w:r w:rsidR="008A2A12" w:rsidDel="00546B3A">
          <w:delText>an</w:delText>
        </w:r>
      </w:del>
      <w:r w:rsidR="005471A8">
        <w:t xml:space="preserve"> HQI </w:t>
      </w:r>
      <w:r w:rsidR="008A2A12">
        <w:t>threshold</w:t>
      </w:r>
      <w:r w:rsidR="005471A8">
        <w:t xml:space="preserve"> as a level of confidence in a match, then that confidence </w:t>
      </w:r>
      <w:r w:rsidR="007D58B8">
        <w:t>would not</w:t>
      </w:r>
      <w:r w:rsidR="005471A8">
        <w:t xml:space="preserve"> be exclusive to the single classification with the greatest HQI; rather, it would include all labels above the chosen threshold.</w:t>
      </w:r>
      <w:r w:rsidR="002338FF">
        <w:t xml:space="preserve"> </w:t>
      </w:r>
      <w:r w:rsidR="00221F15">
        <w:t>T</w:t>
      </w:r>
      <w:r w:rsidR="00606378">
        <w:t>herefore</w:t>
      </w:r>
      <w:r w:rsidR="008A2A12">
        <w:t>, t</w:t>
      </w:r>
      <w:r w:rsidR="00221F15">
        <w:t xml:space="preserve">he results of this experiment, which replicated libraries and software correlation methods used in the current MP literature, </w:t>
      </w:r>
      <w:r w:rsidR="005E5E12">
        <w:t>illustrate</w:t>
      </w:r>
      <w:r w:rsidR="00221F15">
        <w:t xml:space="preserve"> that </w:t>
      </w:r>
      <w:r w:rsidR="00332C93">
        <w:t>the</w:t>
      </w:r>
      <w:r w:rsidR="007A33ED">
        <w:t xml:space="preserve"> identi</w:t>
      </w:r>
      <w:r w:rsidR="00606378">
        <w:t>fications</w:t>
      </w:r>
      <w:r w:rsidR="00332C93">
        <w:t xml:space="preserve"> </w:t>
      </w:r>
      <w:r w:rsidR="0062017D">
        <w:t>output by these methods lack any associated certainty</w:t>
      </w:r>
      <w:r w:rsidR="0062017D" w:rsidRPr="00137A85">
        <w:t xml:space="preserve">. </w:t>
      </w:r>
      <w:r w:rsidR="00596FA2" w:rsidRPr="00137A85">
        <w:t xml:space="preserve">In fact, </w:t>
      </w:r>
      <w:r w:rsidR="00AB2E09" w:rsidRPr="00137A85">
        <w:t>a top match will always be generated for a query spectrum, regardless of whether a spectrum with the same classification is</w:t>
      </w:r>
      <w:r w:rsidR="00F47F3F" w:rsidRPr="00137A85">
        <w:t xml:space="preserve"> </w:t>
      </w:r>
      <w:r w:rsidR="00AB2E09" w:rsidRPr="00137A85">
        <w:t>in the reference database</w:t>
      </w:r>
      <w:r w:rsidR="00B65C33" w:rsidRPr="00137A85">
        <w:t>.</w:t>
      </w:r>
      <w:r w:rsidR="00B65C33" w:rsidRPr="00137A85">
        <w:rPr>
          <w:rStyle w:val="EndnoteReference"/>
        </w:rPr>
        <w:endnoteReference w:id="33"/>
      </w:r>
      <w:r w:rsidR="00B65C33">
        <w:t xml:space="preserve"> </w:t>
      </w:r>
    </w:p>
    <w:p w14:paraId="18BA760C" w14:textId="3276F9B6" w:rsidR="00DB1E25" w:rsidRDefault="00213179" w:rsidP="00DB1E25">
      <w:pPr>
        <w:pStyle w:val="TAMainText"/>
        <w:ind w:firstLine="0"/>
      </w:pPr>
      <w:r>
        <w:rPr>
          <w:noProof/>
        </w:rPr>
        <w:lastRenderedPageBreak/>
        <w:drawing>
          <wp:inline distT="0" distB="0" distL="0" distR="0" wp14:anchorId="16A335C1" wp14:editId="795AF390">
            <wp:extent cx="2932176" cy="5416255"/>
            <wp:effectExtent l="0" t="0" r="1905" b="0"/>
            <wp:docPr id="1130825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25550"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32176" cy="5416255"/>
                    </a:xfrm>
                    <a:prstGeom prst="rect">
                      <a:avLst/>
                    </a:prstGeom>
                  </pic:spPr>
                </pic:pic>
              </a:graphicData>
            </a:graphic>
          </wp:inline>
        </w:drawing>
      </w:r>
    </w:p>
    <w:p w14:paraId="49739540" w14:textId="3D85A0F7" w:rsidR="00213179" w:rsidRDefault="00213179" w:rsidP="00EC6B97">
      <w:pPr>
        <w:pStyle w:val="VAFigureCaption"/>
      </w:pPr>
      <w:r w:rsidRPr="00883E6F">
        <w:rPr>
          <w:b/>
          <w:bCs/>
        </w:rPr>
        <w:t xml:space="preserve">Figure </w:t>
      </w:r>
      <w:r w:rsidRPr="00883E6F">
        <w:rPr>
          <w:b/>
          <w:bCs/>
        </w:rPr>
        <w:fldChar w:fldCharType="begin"/>
      </w:r>
      <w:r w:rsidRPr="00883E6F">
        <w:rPr>
          <w:b/>
          <w:bCs/>
        </w:rPr>
        <w:instrText xml:space="preserve"> SEQ Figure \* ARABIC </w:instrText>
      </w:r>
      <w:r w:rsidRPr="00883E6F">
        <w:rPr>
          <w:b/>
          <w:bCs/>
        </w:rPr>
        <w:fldChar w:fldCharType="separate"/>
      </w:r>
      <w:r>
        <w:rPr>
          <w:b/>
          <w:bCs/>
          <w:noProof/>
        </w:rPr>
        <w:t>2</w:t>
      </w:r>
      <w:r w:rsidRPr="00883E6F">
        <w:rPr>
          <w:b/>
          <w:bCs/>
        </w:rPr>
        <w:fldChar w:fldCharType="end"/>
      </w:r>
      <w:r>
        <w:rPr>
          <w:b/>
          <w:bCs/>
        </w:rPr>
        <w:t xml:space="preserve">. </w:t>
      </w:r>
      <w:r>
        <w:t xml:space="preserve">Results from </w:t>
      </w:r>
      <w:proofErr w:type="spellStart"/>
      <w:r>
        <w:t>KnowItAll</w:t>
      </w:r>
      <w:proofErr w:type="spellEnd"/>
      <w:r>
        <w:t xml:space="preserve"> searches of PE and PP FLOPP-e spectra in terms of a</w:t>
      </w:r>
      <w:r w:rsidRPr="00883E6F">
        <w:t>)</w:t>
      </w:r>
      <w:r>
        <w:rPr>
          <w:b/>
          <w:bCs/>
        </w:rPr>
        <w:t xml:space="preserve"> </w:t>
      </w:r>
      <w:r>
        <w:t>number of reference label classifications returned and b) proportion of misidentifications</w:t>
      </w:r>
      <w:ins w:id="386" w:author="Clough, Madeline" w:date="2024-04-30T11:23:00Z">
        <w:r w:rsidR="00B87AEA">
          <w:t xml:space="preserve"> </w:t>
        </w:r>
        <w:r w:rsidR="00DE7742">
          <w:t>when t</w:t>
        </w:r>
      </w:ins>
      <w:ins w:id="387" w:author="Clough, Madeline" w:date="2024-04-30T11:24:00Z">
        <w:r w:rsidR="00DE7742">
          <w:t>he greatest</w:t>
        </w:r>
      </w:ins>
      <w:ins w:id="388" w:author="Clough, Madeline" w:date="2024-04-30T11:23:00Z">
        <w:r w:rsidR="00DE7742">
          <w:t xml:space="preserve"> HQI is accepted as a label</w:t>
        </w:r>
      </w:ins>
      <w:r>
        <w:t xml:space="preserve">, where no ID is unidentified, C is cotton, PVC is polyvinyl </w:t>
      </w:r>
      <w:proofErr w:type="spellStart"/>
      <w:r>
        <w:t>choride</w:t>
      </w:r>
      <w:proofErr w:type="spellEnd"/>
      <w:r>
        <w:t>, PEVA is polyethylene vinyl acetate, and R is rubber.</w:t>
      </w:r>
    </w:p>
    <w:p w14:paraId="388D0CE4" w14:textId="1421F0E0" w:rsidR="00543040" w:rsidRDefault="009B6206" w:rsidP="00883E6F">
      <w:pPr>
        <w:pStyle w:val="TAMainText"/>
        <w:ind w:firstLine="180"/>
      </w:pPr>
      <w:proofErr w:type="spellStart"/>
      <w:r w:rsidRPr="00EC6B97">
        <w:rPr>
          <w:b/>
          <w:bCs/>
        </w:rPr>
        <w:t>KnowItAll</w:t>
      </w:r>
      <w:proofErr w:type="spellEnd"/>
      <w:r w:rsidRPr="00EC6B97">
        <w:rPr>
          <w:b/>
          <w:bCs/>
        </w:rPr>
        <w:t xml:space="preserve"> misidentifies </w:t>
      </w:r>
      <w:r w:rsidR="00855C71" w:rsidRPr="00EC6B97">
        <w:rPr>
          <w:b/>
          <w:bCs/>
        </w:rPr>
        <w:t>~20% of PE and PP spectra</w:t>
      </w:r>
      <w:r w:rsidR="00C04354" w:rsidRPr="00EC6B97">
        <w:rPr>
          <w:b/>
          <w:bCs/>
        </w:rPr>
        <w:t>, largely</w:t>
      </w:r>
      <w:r w:rsidR="00855C71" w:rsidRPr="00EC6B97">
        <w:rPr>
          <w:b/>
          <w:bCs/>
        </w:rPr>
        <w:t xml:space="preserve"> due to chemical and spectral similarity between polymer classes.</w:t>
      </w:r>
      <w:r w:rsidR="00855C71">
        <w:t xml:space="preserve"> </w:t>
      </w:r>
      <w:r w:rsidR="00D170F1">
        <w:t>W</w:t>
      </w:r>
      <w:r w:rsidR="001B58C0">
        <w:t>e</w:t>
      </w:r>
      <w:r w:rsidR="002025A8">
        <w:t xml:space="preserve"> recorded the proportion of misidentifications </w:t>
      </w:r>
      <w:r w:rsidR="0018400E">
        <w:t xml:space="preserve">generated when </w:t>
      </w:r>
      <w:r w:rsidR="00445421">
        <w:t xml:space="preserve">the </w:t>
      </w:r>
      <w:r w:rsidR="004770E0">
        <w:t xml:space="preserve">identity of </w:t>
      </w:r>
      <w:ins w:id="389" w:author="Clough, Madeline" w:date="2024-05-01T14:11:00Z">
        <w:r w:rsidR="002B23EE">
          <w:t xml:space="preserve">the </w:t>
        </w:r>
      </w:ins>
      <w:r w:rsidR="004770E0">
        <w:t>reference spectrum</w:t>
      </w:r>
      <w:r w:rsidR="00445421">
        <w:t xml:space="preserve"> with </w:t>
      </w:r>
      <w:r w:rsidR="00445421" w:rsidRPr="00137A85">
        <w:t>the greatest HQI</w:t>
      </w:r>
      <w:ins w:id="390" w:author="Clough, Madeline" w:date="2024-05-01T14:25:00Z">
        <w:r w:rsidR="00137A85" w:rsidRPr="00137A85">
          <w:t xml:space="preserve"> above a </w:t>
        </w:r>
      </w:ins>
      <w:ins w:id="391" w:author="Clough, Madeline" w:date="2024-05-01T14:26:00Z">
        <w:r w:rsidR="00137A85" w:rsidRPr="00137A85">
          <w:t>0.7 threshold</w:t>
        </w:r>
      </w:ins>
      <w:r w:rsidR="00445421">
        <w:t xml:space="preserve"> is accepted </w:t>
      </w:r>
      <w:r w:rsidR="00445421">
        <w:lastRenderedPageBreak/>
        <w:t>as a label.</w:t>
      </w:r>
      <w:r w:rsidR="006F636E">
        <w:t xml:space="preserve"> </w:t>
      </w:r>
      <w:r w:rsidR="00D170F1">
        <w:t>T</w:t>
      </w:r>
      <w:r w:rsidR="001F69C3">
        <w:t>he overall accuracy of K</w:t>
      </w:r>
      <w:ins w:id="392" w:author="Clough, Madeline" w:date="2024-05-01T18:11:00Z">
        <w:r w:rsidR="00C92680">
          <w:t>IA</w:t>
        </w:r>
      </w:ins>
      <w:del w:id="393" w:author="Clough, Madeline" w:date="2024-05-01T18:11:00Z">
        <w:r w:rsidR="001F69C3" w:rsidDel="00C92680">
          <w:delText>nowItAll</w:delText>
        </w:r>
      </w:del>
      <w:r w:rsidR="001F69C3">
        <w:t xml:space="preserve">’s assignments of FLOPP-e spectra to FLOPP references was </w:t>
      </w:r>
      <w:r w:rsidR="00D170F1">
        <w:t>~80%</w:t>
      </w:r>
      <w:r w:rsidR="001F69C3">
        <w:t xml:space="preserve"> for both </w:t>
      </w:r>
      <w:r w:rsidR="00C04354">
        <w:t>PE and PP classes</w:t>
      </w:r>
      <w:r w:rsidR="008948D6">
        <w:t>.</w:t>
      </w:r>
      <w:r w:rsidR="00D170F1">
        <w:t xml:space="preserve"> </w:t>
      </w:r>
      <w:r w:rsidR="008948D6">
        <w:t>H</w:t>
      </w:r>
      <w:r w:rsidR="00D170F1">
        <w:t xml:space="preserve">owever, </w:t>
      </w:r>
      <w:r w:rsidR="00FA500E">
        <w:t xml:space="preserve">we noted that there exists a risk of misidentification when following </w:t>
      </w:r>
      <w:r w:rsidR="00D170F1">
        <w:t xml:space="preserve">a </w:t>
      </w:r>
      <w:r w:rsidR="00FA500E">
        <w:t>standard protocol</w:t>
      </w:r>
      <w:r w:rsidR="00D170F1">
        <w:t xml:space="preserve"> of accepting the</w:t>
      </w:r>
      <w:r w:rsidR="00C04354">
        <w:t xml:space="preserve"> spectrum</w:t>
      </w:r>
      <w:r w:rsidR="00D170F1">
        <w:t xml:space="preserve"> </w:t>
      </w:r>
      <w:r w:rsidR="008948D6">
        <w:t>label with the greatest HQI without further evaluatio</w:t>
      </w:r>
      <w:r w:rsidR="00C04354">
        <w:t>n, as ~</w:t>
      </w:r>
      <w:r w:rsidR="00851D8A">
        <w:t xml:space="preserve">20% of spectra </w:t>
      </w:r>
      <w:r w:rsidR="00193AD6">
        <w:t xml:space="preserve">were misidentified within the FLOPP-e classes of PE </w:t>
      </w:r>
      <w:r w:rsidR="00193AD6" w:rsidRPr="00883E6F">
        <w:t xml:space="preserve">and PP (Figure 2b). </w:t>
      </w:r>
      <w:r w:rsidR="0060444F" w:rsidRPr="00883E6F">
        <w:t>I</w:t>
      </w:r>
      <w:r w:rsidR="003D0C6E" w:rsidRPr="00883E6F">
        <w:t>ndividual</w:t>
      </w:r>
      <w:r w:rsidR="003D0C6E">
        <w:t xml:space="preserve"> spectra within the FLOPP-e</w:t>
      </w:r>
      <w:r w:rsidR="00FB5197">
        <w:t xml:space="preserve"> or FLOPP</w:t>
      </w:r>
      <w:r w:rsidR="003D0C6E">
        <w:t xml:space="preserve"> library may suffer from </w:t>
      </w:r>
      <w:r w:rsidR="00756D88">
        <w:t xml:space="preserve">a low signal to noise </w:t>
      </w:r>
      <w:r w:rsidR="004770E0">
        <w:t xml:space="preserve">ratio </w:t>
      </w:r>
      <w:r w:rsidR="00756D88">
        <w:t>or spectral art</w:t>
      </w:r>
      <w:ins w:id="394" w:author="Clough, Madeline" w:date="2024-04-30T11:24:00Z">
        <w:r w:rsidR="00EA7903">
          <w:t>i</w:t>
        </w:r>
      </w:ins>
      <w:del w:id="395" w:author="Clough, Madeline" w:date="2024-04-30T11:24:00Z">
        <w:r w:rsidR="00756D88" w:rsidDel="00EA7903">
          <w:delText>e</w:delText>
        </w:r>
      </w:del>
      <w:r w:rsidR="00756D88">
        <w:t>facts known to influence the accuracy of a matching metric,</w:t>
      </w:r>
      <w:r w:rsidR="00B65C33" w:rsidRPr="00B65C33">
        <w:rPr>
          <w:vertAlign w:val="superscript"/>
        </w:rPr>
        <w:t>36</w:t>
      </w:r>
      <w:r w:rsidR="0060444F">
        <w:t xml:space="preserve"> which could account for instances of misidentification </w:t>
      </w:r>
      <w:r w:rsidR="0060444F" w:rsidRPr="00137A85">
        <w:t>or</w:t>
      </w:r>
      <w:del w:id="396" w:author="Clough, Madeline" w:date="2024-04-30T11:25:00Z">
        <w:r w:rsidR="0060444F" w:rsidRPr="00137A85" w:rsidDel="00AD4D84">
          <w:delText xml:space="preserve"> when</w:delText>
        </w:r>
      </w:del>
      <w:r w:rsidR="0060444F" w:rsidRPr="00137A85">
        <w:t xml:space="preserve"> </w:t>
      </w:r>
      <w:ins w:id="397" w:author="Clough, Madeline" w:date="2024-04-30T11:26:00Z">
        <w:r w:rsidR="00AD4D84" w:rsidRPr="00137A85">
          <w:t xml:space="preserve">instances where </w:t>
        </w:r>
      </w:ins>
      <w:r w:rsidR="0060444F" w:rsidRPr="00137A85">
        <w:t>no labels were returned above the threshold</w:t>
      </w:r>
      <w:r w:rsidR="00053E56" w:rsidRPr="00137A85">
        <w:t xml:space="preserve"> (indicated as “no ID” in Figure 2b)</w:t>
      </w:r>
      <w:r w:rsidR="0060444F" w:rsidRPr="00137A85">
        <w:t>.</w:t>
      </w:r>
      <w:r w:rsidR="0060444F">
        <w:t xml:space="preserve"> </w:t>
      </w:r>
      <w:r w:rsidR="0060444F" w:rsidRPr="00FF686A">
        <w:t>However,</w:t>
      </w:r>
      <w:r w:rsidR="00756D88" w:rsidRPr="00FF686A">
        <w:t xml:space="preserve"> </w:t>
      </w:r>
      <w:r w:rsidR="00FB5197" w:rsidRPr="00FF686A">
        <w:t xml:space="preserve">we noticed that the greatest proportion of misidentifications seemed to </w:t>
      </w:r>
      <w:r w:rsidR="00A47A54" w:rsidRPr="00FF686A">
        <w:t>have been</w:t>
      </w:r>
      <w:r w:rsidR="00FB5197" w:rsidRPr="00FF686A">
        <w:t xml:space="preserve"> caused by chemical</w:t>
      </w:r>
      <w:r w:rsidR="0060444F" w:rsidRPr="00FF686A">
        <w:t>,</w:t>
      </w:r>
      <w:r w:rsidR="00FB5197" w:rsidRPr="00FF686A">
        <w:t xml:space="preserve"> and</w:t>
      </w:r>
      <w:r w:rsidR="0060444F" w:rsidRPr="00FF686A">
        <w:t xml:space="preserve"> thus</w:t>
      </w:r>
      <w:r w:rsidR="00FB5197" w:rsidRPr="00FF686A">
        <w:t xml:space="preserve"> spectral</w:t>
      </w:r>
      <w:r w:rsidR="0060444F" w:rsidRPr="00FF686A">
        <w:t>,</w:t>
      </w:r>
      <w:r w:rsidR="00FB5197" w:rsidRPr="00FF686A">
        <w:t xml:space="preserve"> likeness between the </w:t>
      </w:r>
      <w:r w:rsidR="00DE4E77" w:rsidRPr="00FF686A">
        <w:t xml:space="preserve">query and </w:t>
      </w:r>
      <w:r w:rsidR="00B267DA" w:rsidRPr="00FF686A">
        <w:t>returned</w:t>
      </w:r>
      <w:r w:rsidR="00DE4E77" w:rsidRPr="00FF686A">
        <w:t xml:space="preserve"> spectra. For instance, </w:t>
      </w:r>
      <w:r w:rsidR="004F5A54" w:rsidRPr="00FF686A">
        <w:t xml:space="preserve">70% of PE misidentifications </w:t>
      </w:r>
      <w:r w:rsidR="00A47A54" w:rsidRPr="00FF686A">
        <w:t>we</w:t>
      </w:r>
      <w:r w:rsidR="004F5A54" w:rsidRPr="00FF686A">
        <w:t xml:space="preserve">re labeled as </w:t>
      </w:r>
      <w:commentRangeStart w:id="398"/>
      <w:r w:rsidR="004F5A54" w:rsidRPr="00FF686A">
        <w:t>polyethylene vinyl acetate</w:t>
      </w:r>
      <w:ins w:id="399" w:author="Clough, Madeline" w:date="2024-05-01T18:11:00Z">
        <w:r w:rsidR="00C92680">
          <w:t xml:space="preserve"> (PEVA)</w:t>
        </w:r>
      </w:ins>
      <w:r w:rsidR="004F5A54" w:rsidRPr="00FF686A">
        <w:t xml:space="preserve"> </w:t>
      </w:r>
      <w:commentRangeEnd w:id="398"/>
      <w:r w:rsidR="00ED5BF8">
        <w:rPr>
          <w:rStyle w:val="CommentReference"/>
        </w:rPr>
        <w:commentReference w:id="398"/>
      </w:r>
      <w:r w:rsidR="004F5A54" w:rsidRPr="00FF686A">
        <w:t xml:space="preserve">which </w:t>
      </w:r>
      <w:r w:rsidR="00E020BE" w:rsidRPr="00FF686A">
        <w:t>features the same hydrocarbon repeat unit as PE</w:t>
      </w:r>
      <w:r w:rsidR="004D7296">
        <w:t xml:space="preserve"> (Figure 3a)</w:t>
      </w:r>
      <w:r w:rsidR="003C2560" w:rsidRPr="00FF686A">
        <w:t xml:space="preserve">. </w:t>
      </w:r>
      <w:r w:rsidR="00EF5591" w:rsidRPr="00FF686A">
        <w:t xml:space="preserve">The main spectral distinction between these two species </w:t>
      </w:r>
      <w:r w:rsidR="00404209">
        <w:t>is</w:t>
      </w:r>
      <w:r w:rsidR="00B67830">
        <w:t xml:space="preserve"> due to </w:t>
      </w:r>
      <w:r w:rsidR="00400210">
        <w:t>the copolymerized vinyl acetate unit</w:t>
      </w:r>
      <w:r w:rsidR="00060B0B">
        <w:t xml:space="preserve"> in PEVA</w:t>
      </w:r>
      <w:r w:rsidR="00400210">
        <w:t xml:space="preserve">, which exhibits </w:t>
      </w:r>
      <w:r w:rsidR="00F9416B">
        <w:t xml:space="preserve">distinct peaks </w:t>
      </w:r>
      <w:r w:rsidR="001C4094">
        <w:t>a</w:t>
      </w:r>
      <w:r w:rsidR="00D540BB">
        <w:t>round</w:t>
      </w:r>
      <w:r w:rsidR="001C4094">
        <w:t xml:space="preserve"> 1725 cm</w:t>
      </w:r>
      <w:r w:rsidR="001C4094" w:rsidRPr="00883E6F">
        <w:rPr>
          <w:vertAlign w:val="superscript"/>
        </w:rPr>
        <w:t>-1</w:t>
      </w:r>
      <w:r w:rsidR="001C4094">
        <w:t xml:space="preserve"> </w:t>
      </w:r>
      <w:r w:rsidR="00F9416B">
        <w:t xml:space="preserve">(C=O stretch) </w:t>
      </w:r>
      <w:r w:rsidR="001C4094">
        <w:t xml:space="preserve">and </w:t>
      </w:r>
      <w:r w:rsidR="00060B0B">
        <w:t>1228</w:t>
      </w:r>
      <w:r w:rsidR="004D7296">
        <w:t xml:space="preserve"> </w:t>
      </w:r>
      <w:r w:rsidR="00060B0B">
        <w:t>cm</w:t>
      </w:r>
      <w:r w:rsidR="00060B0B" w:rsidRPr="00883E6F">
        <w:rPr>
          <w:vertAlign w:val="superscript"/>
        </w:rPr>
        <w:t>-1</w:t>
      </w:r>
      <w:r w:rsidR="00F9416B" w:rsidRPr="00F9416B">
        <w:t xml:space="preserve"> </w:t>
      </w:r>
      <w:r w:rsidR="00F9416B">
        <w:t>(C</w:t>
      </w:r>
      <w:r w:rsidR="00404209">
        <w:rPr>
          <w:rFonts w:cs="Times"/>
        </w:rPr>
        <w:t>–</w:t>
      </w:r>
      <w:r w:rsidR="00F9416B">
        <w:t>O stretch)</w:t>
      </w:r>
      <w:r w:rsidR="00041217" w:rsidRPr="00FF686A">
        <w:t>.</w:t>
      </w:r>
      <w:r w:rsidR="00B65C33">
        <w:rPr>
          <w:rStyle w:val="EndnoteReference"/>
        </w:rPr>
        <w:endnoteReference w:id="34"/>
      </w:r>
      <w:r w:rsidR="00B65C33" w:rsidRPr="00FF686A">
        <w:t xml:space="preserve"> </w:t>
      </w:r>
      <w:r w:rsidR="003C2560" w:rsidRPr="00FF686A">
        <w:t xml:space="preserve">Similarly, </w:t>
      </w:r>
      <w:r w:rsidR="00A47A54" w:rsidRPr="00FF686A">
        <w:t>62% of PP misidentifications were classified as rubber</w:t>
      </w:r>
      <w:r w:rsidR="00671FE8" w:rsidRPr="00FF686A">
        <w:t xml:space="preserve">. </w:t>
      </w:r>
      <w:r w:rsidR="00BC783F">
        <w:t>The</w:t>
      </w:r>
      <w:r w:rsidR="00072876" w:rsidRPr="00FF686A">
        <w:t xml:space="preserve"> chemical structures of </w:t>
      </w:r>
      <w:r w:rsidR="002A40A2">
        <w:t>PP</w:t>
      </w:r>
      <w:r w:rsidR="00072876" w:rsidRPr="00FF686A">
        <w:t xml:space="preserve"> and </w:t>
      </w:r>
      <w:r w:rsidR="00EF2816">
        <w:t>poly</w:t>
      </w:r>
      <w:r w:rsidR="00BC783F">
        <w:t>isoprene</w:t>
      </w:r>
      <w:r w:rsidR="00072876" w:rsidRPr="00FF686A">
        <w:t xml:space="preserve"> rubber</w:t>
      </w:r>
      <w:r w:rsidR="00BC783F">
        <w:t xml:space="preserve"> </w:t>
      </w:r>
      <w:r w:rsidR="00072876" w:rsidRPr="00FF686A">
        <w:t xml:space="preserve">likewise </w:t>
      </w:r>
      <w:r w:rsidR="0022043E" w:rsidRPr="00FF686A">
        <w:t>share chemical functionalities</w:t>
      </w:r>
      <w:r w:rsidR="004D7296">
        <w:t xml:space="preserve"> (Figure 3b)</w:t>
      </w:r>
      <w:r w:rsidR="00A33ACF" w:rsidRPr="00FF686A">
        <w:t xml:space="preserve">. For instance, </w:t>
      </w:r>
      <w:r w:rsidR="002A40A2">
        <w:t>polyisoprene</w:t>
      </w:r>
      <w:r w:rsidR="00F9416B">
        <w:t xml:space="preserve"> FT-IR spectra</w:t>
      </w:r>
      <w:r w:rsidR="004E2DAB">
        <w:t xml:space="preserve"> exhibit</w:t>
      </w:r>
      <w:r w:rsidR="00DA0F91" w:rsidRPr="00FF686A">
        <w:t xml:space="preserve"> </w:t>
      </w:r>
      <w:r w:rsidR="004E2DAB">
        <w:t xml:space="preserve">methyl and </w:t>
      </w:r>
      <w:r w:rsidR="00337895" w:rsidRPr="00FF686A">
        <w:t>methylene bending and stretching</w:t>
      </w:r>
      <w:r w:rsidR="00292877" w:rsidRPr="00FF686A">
        <w:t xml:space="preserve"> </w:t>
      </w:r>
      <w:r w:rsidR="004E2DAB">
        <w:t>vibrations</w:t>
      </w:r>
      <w:r w:rsidR="002D4867">
        <w:t xml:space="preserve"> which are spectrally </w:t>
      </w:r>
      <w:proofErr w:type="gramStart"/>
      <w:r w:rsidR="002D4867">
        <w:t>similar to</w:t>
      </w:r>
      <w:proofErr w:type="gramEnd"/>
      <w:r w:rsidR="002D4867">
        <w:t xml:space="preserve"> those observed in</w:t>
      </w:r>
      <w:r w:rsidR="00292877" w:rsidRPr="00FF686A">
        <w:t xml:space="preserve"> PP</w:t>
      </w:r>
      <w:r w:rsidR="002D4867">
        <w:t xml:space="preserve"> spectra</w:t>
      </w:r>
      <w:r w:rsidR="00337895" w:rsidRPr="00FF686A">
        <w:t>.</w:t>
      </w:r>
      <w:r w:rsidR="00B65C33">
        <w:rPr>
          <w:rStyle w:val="EndnoteReference"/>
        </w:rPr>
        <w:endnoteReference w:id="35"/>
      </w:r>
      <w:r w:rsidR="00B65C33" w:rsidRPr="00FF686A">
        <w:t xml:space="preserve"> </w:t>
      </w:r>
    </w:p>
    <w:p w14:paraId="204DAB24" w14:textId="32F8DF6F" w:rsidR="004D7296" w:rsidRDefault="004D7296" w:rsidP="00883E6F">
      <w:pPr>
        <w:pStyle w:val="TAMainText"/>
        <w:ind w:firstLine="180"/>
      </w:pPr>
      <w:r>
        <w:rPr>
          <w:noProof/>
        </w:rPr>
        <w:lastRenderedPageBreak/>
        <w:drawing>
          <wp:inline distT="0" distB="0" distL="0" distR="0" wp14:anchorId="10A06385" wp14:editId="0521C83D">
            <wp:extent cx="2923032" cy="4117848"/>
            <wp:effectExtent l="0" t="0" r="0" b="0"/>
            <wp:docPr id="1644166344" name="Picture 3" descr="A diagram of a transmitt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66344" name="Picture 3" descr="A diagram of a transmittanc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23032" cy="4117848"/>
                    </a:xfrm>
                    <a:prstGeom prst="rect">
                      <a:avLst/>
                    </a:prstGeom>
                  </pic:spPr>
                </pic:pic>
              </a:graphicData>
            </a:graphic>
          </wp:inline>
        </w:drawing>
      </w:r>
    </w:p>
    <w:p w14:paraId="76B783DA" w14:textId="56C37F6F" w:rsidR="003816C0" w:rsidRPr="00FF686A" w:rsidRDefault="003816C0" w:rsidP="00EC6B97">
      <w:pPr>
        <w:pStyle w:val="TAMainText"/>
        <w:ind w:firstLine="0"/>
      </w:pPr>
      <w:r w:rsidRPr="00883E6F">
        <w:rPr>
          <w:b/>
          <w:bCs/>
        </w:rPr>
        <w:t xml:space="preserve">Figure </w:t>
      </w:r>
      <w:r>
        <w:rPr>
          <w:b/>
          <w:bCs/>
        </w:rPr>
        <w:t xml:space="preserve">3. </w:t>
      </w:r>
      <w:r>
        <w:t>Average</w:t>
      </w:r>
      <w:r w:rsidR="00C37252">
        <w:t xml:space="preserve"> min-max normalized</w:t>
      </w:r>
      <w:r>
        <w:t xml:space="preserve"> </w:t>
      </w:r>
      <w:r w:rsidR="00BB3617">
        <w:t xml:space="preserve">overlayed </w:t>
      </w:r>
      <w:r w:rsidR="004936C1">
        <w:t xml:space="preserve">spectra </w:t>
      </w:r>
      <w:r w:rsidR="00313918">
        <w:t>and chemical structure</w:t>
      </w:r>
      <w:r w:rsidR="004770E0">
        <w:t>s</w:t>
      </w:r>
      <w:r w:rsidR="00313918">
        <w:t xml:space="preserve"> </w:t>
      </w:r>
      <w:r w:rsidR="004936C1">
        <w:t xml:space="preserve">of a) PE </w:t>
      </w:r>
      <w:r w:rsidR="006702CB">
        <w:t>(</w:t>
      </w:r>
      <w:r w:rsidR="00BB3617">
        <w:t>49</w:t>
      </w:r>
      <w:r w:rsidR="006702CB" w:rsidRPr="006702CB">
        <w:t xml:space="preserve"> </w:t>
      </w:r>
      <w:r w:rsidR="006702CB">
        <w:t>FLOPP-e spectra</w:t>
      </w:r>
      <w:r w:rsidR="00BB3617">
        <w:t>) and PEVA (</w:t>
      </w:r>
      <w:r w:rsidR="00313918">
        <w:t>10</w:t>
      </w:r>
      <w:r w:rsidR="006702CB">
        <w:t xml:space="preserve"> FLOPP spectra</w:t>
      </w:r>
      <w:r w:rsidR="00BB3617">
        <w:t xml:space="preserve">) and b) </w:t>
      </w:r>
      <w:r w:rsidR="00360ECC">
        <w:t>PP (66</w:t>
      </w:r>
      <w:r w:rsidR="006702CB">
        <w:t xml:space="preserve"> FLOPP-e spectra</w:t>
      </w:r>
      <w:r w:rsidR="00360ECC">
        <w:t xml:space="preserve">) </w:t>
      </w:r>
      <w:r w:rsidR="006702CB">
        <w:t xml:space="preserve">and </w:t>
      </w:r>
      <w:r w:rsidR="00360ECC">
        <w:t xml:space="preserve">R </w:t>
      </w:r>
      <w:r w:rsidR="006702CB">
        <w:t>(</w:t>
      </w:r>
      <w:r w:rsidR="00313918">
        <w:t>15</w:t>
      </w:r>
      <w:r w:rsidR="006702CB">
        <w:t xml:space="preserve"> FLOPP spectra</w:t>
      </w:r>
      <w:r w:rsidR="00360ECC">
        <w:t xml:space="preserve">). </w:t>
      </w:r>
    </w:p>
    <w:p w14:paraId="44B4A3D0" w14:textId="7047D626" w:rsidR="009F4A69" w:rsidRDefault="00A41228" w:rsidP="00883E6F">
      <w:pPr>
        <w:pStyle w:val="TAMainText"/>
        <w:ind w:firstLine="180"/>
      </w:pPr>
      <w:r w:rsidRPr="00EC6B97">
        <w:rPr>
          <w:b/>
          <w:bCs/>
        </w:rPr>
        <w:t xml:space="preserve">Current approaches to </w:t>
      </w:r>
      <w:r w:rsidR="004770E0">
        <w:rPr>
          <w:b/>
          <w:bCs/>
        </w:rPr>
        <w:t>reducin</w:t>
      </w:r>
      <w:r w:rsidRPr="00EC6B97">
        <w:rPr>
          <w:b/>
          <w:bCs/>
        </w:rPr>
        <w:t>g misidentification of microplastics are tedious and lack a</w:t>
      </w:r>
      <w:r w:rsidR="000F0D52" w:rsidRPr="00EC6B97">
        <w:rPr>
          <w:b/>
          <w:bCs/>
        </w:rPr>
        <w:t>ny measure of associated</w:t>
      </w:r>
      <w:r w:rsidRPr="00EC6B97">
        <w:rPr>
          <w:b/>
          <w:bCs/>
        </w:rPr>
        <w:t xml:space="preserve"> </w:t>
      </w:r>
      <w:r w:rsidR="00405AE7">
        <w:rPr>
          <w:b/>
          <w:bCs/>
        </w:rPr>
        <w:t>c</w:t>
      </w:r>
      <w:r w:rsidR="00775B84">
        <w:rPr>
          <w:b/>
          <w:bCs/>
        </w:rPr>
        <w:t>onfidence</w:t>
      </w:r>
      <w:r w:rsidRPr="00EC6B97">
        <w:rPr>
          <w:b/>
          <w:bCs/>
        </w:rPr>
        <w:t>.</w:t>
      </w:r>
      <w:r>
        <w:t xml:space="preserve"> </w:t>
      </w:r>
      <w:r w:rsidR="00543040" w:rsidRPr="00A33ACF">
        <w:t>Additional</w:t>
      </w:r>
      <w:r w:rsidR="00DE417A" w:rsidRPr="00A33ACF">
        <w:t xml:space="preserve"> </w:t>
      </w:r>
      <w:r w:rsidR="00C65FA2" w:rsidRPr="00A33ACF">
        <w:t>occasions</w:t>
      </w:r>
      <w:r w:rsidR="00DE417A" w:rsidRPr="00A33ACF">
        <w:t xml:space="preserve"> of spectral likeness causing challenges in </w:t>
      </w:r>
      <w:r w:rsidR="001A6F74">
        <w:t>MP</w:t>
      </w:r>
      <w:r w:rsidR="00C65FA2" w:rsidRPr="00A33ACF">
        <w:t xml:space="preserve"> </w:t>
      </w:r>
      <w:r w:rsidR="00DE417A" w:rsidRPr="00A33ACF">
        <w:t xml:space="preserve">identification have been noted in </w:t>
      </w:r>
      <w:r w:rsidR="00816547">
        <w:t>the work of Schram and coworkers</w:t>
      </w:r>
      <w:r w:rsidR="00543040" w:rsidRPr="00A33ACF">
        <w:t xml:space="preserve">, where </w:t>
      </w:r>
      <w:r w:rsidR="00743A2F">
        <w:t xml:space="preserve">highly </w:t>
      </w:r>
      <w:r w:rsidR="00816547">
        <w:t>weathered PP was misidentified as chitin</w:t>
      </w:r>
      <w:r w:rsidR="00743A2F">
        <w:t xml:space="preserve">, and both PP and chitin were returned as labels with HQI </w:t>
      </w:r>
      <w:r w:rsidR="00335F1C">
        <w:t>greater than 0.7 for a less weathered PP sampl</w:t>
      </w:r>
      <w:r w:rsidR="00161A74">
        <w:t>e</w:t>
      </w:r>
      <w:r w:rsidR="00E412C4" w:rsidRPr="00A33ACF">
        <w:t>.</w:t>
      </w:r>
      <w:r w:rsidR="00161A74" w:rsidRPr="005D4BB2">
        <w:rPr>
          <w:vertAlign w:val="superscript"/>
        </w:rPr>
        <w:t>15</w:t>
      </w:r>
      <w:r w:rsidR="00E412C4" w:rsidRPr="00A33ACF">
        <w:t xml:space="preserve"> </w:t>
      </w:r>
      <w:r w:rsidR="00335F1C">
        <w:t xml:space="preserve">Further, </w:t>
      </w:r>
      <w:r w:rsidR="0041614A">
        <w:t xml:space="preserve">the </w:t>
      </w:r>
      <w:r w:rsidR="00BE5D43">
        <w:t xml:space="preserve">spectral </w:t>
      </w:r>
      <w:r w:rsidR="000214EC">
        <w:t>differences</w:t>
      </w:r>
      <w:r w:rsidR="00BE5D43">
        <w:t xml:space="preserve"> of</w:t>
      </w:r>
      <w:r w:rsidR="000214EC">
        <w:t xml:space="preserve"> some</w:t>
      </w:r>
      <w:r w:rsidR="00BE5D43">
        <w:t xml:space="preserve"> polyamides and biological materials</w:t>
      </w:r>
      <w:r w:rsidR="00AD47CD">
        <w:t xml:space="preserve"> such as skin cells</w:t>
      </w:r>
      <w:r w:rsidR="00A9295C">
        <w:t xml:space="preserve"> and proteins</w:t>
      </w:r>
      <w:r w:rsidR="00BE5D43">
        <w:t xml:space="preserve"> </w:t>
      </w:r>
      <w:r w:rsidR="00213814">
        <w:t>are</w:t>
      </w:r>
      <w:r w:rsidR="000214EC">
        <w:t xml:space="preserve"> so slight</w:t>
      </w:r>
      <w:r w:rsidR="00E65DA3">
        <w:t xml:space="preserve"> that</w:t>
      </w:r>
      <w:r w:rsidR="000214EC">
        <w:t xml:space="preserve"> </w:t>
      </w:r>
      <w:r w:rsidR="00714234">
        <w:t xml:space="preserve">these materials are likely to be misclassified when using traditional </w:t>
      </w:r>
      <w:r w:rsidR="00960E77">
        <w:t>similarity</w:t>
      </w:r>
      <w:r w:rsidR="00714234">
        <w:t xml:space="preserve"> metrics to o</w:t>
      </w:r>
      <w:r w:rsidR="00600A22">
        <w:t>utput and accept a topmost HQI value</w:t>
      </w:r>
      <w:r w:rsidR="00AA1405">
        <w:t>.</w:t>
      </w:r>
      <w:r w:rsidR="00161A74" w:rsidRPr="00161A74">
        <w:rPr>
          <w:vertAlign w:val="superscript"/>
        </w:rPr>
        <w:t>36,</w:t>
      </w:r>
      <w:r w:rsidR="00161A74">
        <w:rPr>
          <w:rStyle w:val="EndnoteReference"/>
        </w:rPr>
        <w:endnoteReference w:id="36"/>
      </w:r>
      <w:r w:rsidR="00161A74">
        <w:t xml:space="preserve"> </w:t>
      </w:r>
      <w:r w:rsidR="00E412C4" w:rsidRPr="00A33ACF">
        <w:t xml:space="preserve">The </w:t>
      </w:r>
      <w:r w:rsidR="00AD47CD">
        <w:t xml:space="preserve">prevailing </w:t>
      </w:r>
      <w:r w:rsidR="00E412C4" w:rsidRPr="00A33ACF">
        <w:t>solution to</w:t>
      </w:r>
      <w:r w:rsidR="002F5736" w:rsidRPr="00A33ACF">
        <w:t xml:space="preserve"> this issue is to</w:t>
      </w:r>
      <w:r w:rsidR="0023185D" w:rsidRPr="00A33ACF">
        <w:t xml:space="preserve"> manually evaluate the matched </w:t>
      </w:r>
      <w:r w:rsidR="0023185D" w:rsidRPr="00A33ACF">
        <w:lastRenderedPageBreak/>
        <w:t xml:space="preserve">spectra with HQI values near the </w:t>
      </w:r>
      <w:r w:rsidR="00213814">
        <w:t xml:space="preserve">greatest returned </w:t>
      </w:r>
      <w:commentRangeStart w:id="406"/>
      <w:r w:rsidR="00213814">
        <w:t>similarity</w:t>
      </w:r>
      <w:r w:rsidR="0023185D" w:rsidRPr="00A33ACF">
        <w:t xml:space="preserve"> </w:t>
      </w:r>
      <w:r w:rsidR="00D97008">
        <w:t>value</w:t>
      </w:r>
      <w:commentRangeEnd w:id="406"/>
      <w:r w:rsidR="00065E28">
        <w:rPr>
          <w:rStyle w:val="CommentReference"/>
        </w:rPr>
        <w:commentReference w:id="406"/>
      </w:r>
      <w:r w:rsidR="00B674F0">
        <w:t>.</w:t>
      </w:r>
      <w:r w:rsidR="005D4BB2" w:rsidRPr="005D4BB2">
        <w:rPr>
          <w:vertAlign w:val="superscript"/>
        </w:rPr>
        <w:t>31,37,</w:t>
      </w:r>
      <w:r w:rsidR="005D4BB2">
        <w:rPr>
          <w:rStyle w:val="EndnoteReference"/>
        </w:rPr>
        <w:endnoteReference w:id="37"/>
      </w:r>
      <w:r w:rsidR="005D4BB2" w:rsidRPr="00A33ACF">
        <w:t xml:space="preserve"> </w:t>
      </w:r>
      <w:r w:rsidR="00AD47CD">
        <w:t>Unfortunately, t</w:t>
      </w:r>
      <w:r w:rsidR="008E5D20">
        <w:t xml:space="preserve">his proposed solution does not impart any </w:t>
      </w:r>
      <w:r w:rsidR="000538B5">
        <w:t xml:space="preserve">guidance on how many labels, </w:t>
      </w:r>
      <w:r w:rsidR="00CA67F5">
        <w:t xml:space="preserve">or </w:t>
      </w:r>
      <w:r w:rsidR="00235506">
        <w:t xml:space="preserve">what </w:t>
      </w:r>
      <w:r w:rsidR="000538B5">
        <w:t>lower limit of HQI, should be further evaluated</w:t>
      </w:r>
      <w:r w:rsidR="00714C8F">
        <w:t xml:space="preserve">, nor does it give the user any sense of statistical </w:t>
      </w:r>
      <w:del w:id="409" w:author="Clough, Madeline" w:date="2024-05-01T14:16:00Z">
        <w:r w:rsidR="00073A9D" w:rsidDel="00065E28">
          <w:delText>un</w:delText>
        </w:r>
      </w:del>
      <w:r w:rsidR="00714C8F">
        <w:t xml:space="preserve">certainty in the </w:t>
      </w:r>
      <w:r w:rsidR="00235506">
        <w:t>chosen</w:t>
      </w:r>
      <w:r w:rsidR="00714C8F">
        <w:t xml:space="preserve"> label.</w:t>
      </w:r>
      <w:r w:rsidR="000538B5">
        <w:t xml:space="preserve"> </w:t>
      </w:r>
      <w:r w:rsidR="00235506">
        <w:t>For enhanced</w:t>
      </w:r>
      <w:r w:rsidR="004A4C4C">
        <w:t xml:space="preserve"> workflow</w:t>
      </w:r>
      <w:r w:rsidR="00235506">
        <w:t xml:space="preserve"> clarity and confidence</w:t>
      </w:r>
      <w:r w:rsidR="00B674F0">
        <w:t xml:space="preserve"> within a </w:t>
      </w:r>
      <w:del w:id="410" w:author="Clough, Madeline" w:date="2024-05-01T14:16:00Z">
        <w:r w:rsidR="00B674F0" w:rsidDel="00065E28">
          <w:delText>label prediction set</w:delText>
        </w:r>
      </w:del>
      <w:ins w:id="411" w:author="Clough, Madeline" w:date="2024-05-01T14:16:00Z">
        <w:r w:rsidR="00065E28">
          <w:t>set of predicted labels</w:t>
        </w:r>
      </w:ins>
      <w:r w:rsidR="00235506">
        <w:t xml:space="preserve">, we </w:t>
      </w:r>
      <w:r w:rsidR="005E42A1">
        <w:t>present</w:t>
      </w:r>
      <w:r w:rsidR="00235506">
        <w:t xml:space="preserve"> </w:t>
      </w:r>
      <w:r w:rsidR="00D97008">
        <w:t>conformal prediction</w:t>
      </w:r>
      <w:r w:rsidR="00235506">
        <w:t xml:space="preserve"> </w:t>
      </w:r>
      <w:r w:rsidR="00D66462">
        <w:t xml:space="preserve">as a framework </w:t>
      </w:r>
      <w:r w:rsidR="004A4C4C">
        <w:t xml:space="preserve">to </w:t>
      </w:r>
      <w:r w:rsidR="009A5C88">
        <w:t>address</w:t>
      </w:r>
      <w:r w:rsidR="004A4C4C">
        <w:t xml:space="preserve"> this need in the microplastic community.</w:t>
      </w:r>
    </w:p>
    <w:p w14:paraId="2CA37071" w14:textId="77777777" w:rsidR="00A8574C" w:rsidRDefault="00A8574C" w:rsidP="00883E6F">
      <w:pPr>
        <w:pStyle w:val="TAMainText"/>
        <w:ind w:firstLine="180"/>
      </w:pPr>
    </w:p>
    <w:p w14:paraId="5C068E8A" w14:textId="3F2A224C" w:rsidR="00DB1E25" w:rsidRPr="00644ABA" w:rsidRDefault="009F4A69" w:rsidP="00EC6B97">
      <w:pPr>
        <w:pStyle w:val="TAMainText"/>
        <w:ind w:firstLine="0"/>
        <w:rPr>
          <w:i/>
          <w:iCs/>
        </w:rPr>
      </w:pPr>
      <w:r w:rsidRPr="00644ABA">
        <w:rPr>
          <w:i/>
          <w:iCs/>
        </w:rPr>
        <w:t xml:space="preserve">Conformal </w:t>
      </w:r>
      <w:r w:rsidR="00D97008" w:rsidRPr="00644ABA">
        <w:rPr>
          <w:i/>
          <w:iCs/>
        </w:rPr>
        <w:t>P</w:t>
      </w:r>
      <w:r w:rsidRPr="00644ABA">
        <w:rPr>
          <w:i/>
          <w:iCs/>
        </w:rPr>
        <w:t>rediction</w:t>
      </w:r>
    </w:p>
    <w:p w14:paraId="62014358" w14:textId="532E62DB" w:rsidR="00887433" w:rsidRDefault="003A4B71" w:rsidP="008B65D4">
      <w:pPr>
        <w:pStyle w:val="TAMainText"/>
        <w:ind w:firstLine="180"/>
        <w:rPr>
          <w:noProof/>
        </w:rPr>
      </w:pPr>
      <w:commentRangeStart w:id="412"/>
      <w:r>
        <w:rPr>
          <w:b/>
          <w:bCs/>
        </w:rPr>
        <w:t>Nearest</w:t>
      </w:r>
      <w:r w:rsidR="009616DF" w:rsidRPr="00EC6B97">
        <w:rPr>
          <w:b/>
          <w:bCs/>
        </w:rPr>
        <w:t xml:space="preserve"> neighbor </w:t>
      </w:r>
      <w:r w:rsidR="005214C5" w:rsidRPr="00EC6B97">
        <w:rPr>
          <w:b/>
          <w:bCs/>
        </w:rPr>
        <w:t xml:space="preserve">leads to </w:t>
      </w:r>
      <w:r w:rsidR="005B3A7B" w:rsidRPr="00EC6B97">
        <w:rPr>
          <w:b/>
          <w:bCs/>
        </w:rPr>
        <w:t xml:space="preserve">smaller mean </w:t>
      </w:r>
      <w:r w:rsidR="00A8574C">
        <w:rPr>
          <w:b/>
          <w:bCs/>
        </w:rPr>
        <w:t>prediction set sizes</w:t>
      </w:r>
      <w:r w:rsidR="005B3A7B" w:rsidRPr="00EC6B97">
        <w:rPr>
          <w:b/>
          <w:bCs/>
        </w:rPr>
        <w:t xml:space="preserve"> than</w:t>
      </w:r>
      <w:r w:rsidR="009616DF" w:rsidRPr="00EC6B97">
        <w:rPr>
          <w:b/>
          <w:bCs/>
        </w:rPr>
        <w:t xml:space="preserve"> Pearson correlation coefficient</w:t>
      </w:r>
      <w:commentRangeEnd w:id="412"/>
      <w:r w:rsidR="00D80AC6">
        <w:rPr>
          <w:rStyle w:val="CommentReference"/>
        </w:rPr>
        <w:commentReference w:id="412"/>
      </w:r>
      <w:r w:rsidR="009616DF" w:rsidRPr="00EC6B97">
        <w:rPr>
          <w:b/>
          <w:bCs/>
        </w:rPr>
        <w:t>.</w:t>
      </w:r>
      <w:r w:rsidR="009616DF">
        <w:t xml:space="preserve"> </w:t>
      </w:r>
      <w:r w:rsidR="006459CD" w:rsidRPr="006459CD">
        <w:t>We conducted an analysis using CP</w:t>
      </w:r>
      <w:r w:rsidR="00540248">
        <w:t xml:space="preserve"> with </w:t>
      </w:r>
      <w:r w:rsidR="00540248" w:rsidRPr="00687963">
        <w:t>a single distribution of true positive HQI values</w:t>
      </w:r>
      <w:r w:rsidR="006459CD" w:rsidRPr="00687963">
        <w:t>,</w:t>
      </w:r>
      <w:r w:rsidR="006459CD" w:rsidRPr="006459CD">
        <w:t xml:space="preserve"> utilizing </w:t>
      </w:r>
      <w:r w:rsidR="005B3A7B">
        <w:t>the five labels with more than 10 example spectra</w:t>
      </w:r>
      <w:r w:rsidR="006459CD" w:rsidRPr="006459CD">
        <w:t xml:space="preserve"> in the FLOPP dataset</w:t>
      </w:r>
      <w:r w:rsidR="005B3A7B">
        <w:t xml:space="preserve"> (i.e., PE, PP, PET, PS, </w:t>
      </w:r>
      <w:r w:rsidR="00C0635A">
        <w:t xml:space="preserve">and </w:t>
      </w:r>
      <w:r w:rsidR="005B3A7B">
        <w:t>C)</w:t>
      </w:r>
      <w:r w:rsidR="006459CD" w:rsidRPr="006459CD">
        <w:t xml:space="preserve"> as possible</w:t>
      </w:r>
      <w:r w:rsidR="000B0B85">
        <w:t xml:space="preserve"> </w:t>
      </w:r>
      <w:r w:rsidR="005B3A7B">
        <w:t>spectral</w:t>
      </w:r>
      <w:r w:rsidR="000B0B85">
        <w:t xml:space="preserve"> classifications</w:t>
      </w:r>
      <w:r w:rsidR="003428CD">
        <w:t xml:space="preserve">. </w:t>
      </w:r>
      <w:r w:rsidR="009F329B">
        <w:t xml:space="preserve">While we </w:t>
      </w:r>
      <w:r w:rsidR="00F0744D">
        <w:t xml:space="preserve">display this data herein for </w:t>
      </w:r>
      <w:del w:id="413" w:author="Clough, Madeline" w:date="2024-04-30T11:32:00Z">
        <w:r w:rsidR="00F0744D" w:rsidDel="003E37E7">
          <w:delText xml:space="preserve">simple </w:delText>
        </w:r>
      </w:del>
      <w:ins w:id="414" w:author="Clough, Madeline" w:date="2024-04-30T11:32:00Z">
        <w:r w:rsidR="003E37E7">
          <w:t xml:space="preserve">direct </w:t>
        </w:r>
      </w:ins>
      <w:r w:rsidR="00F0744D">
        <w:t>comparison to the class-conditional results</w:t>
      </w:r>
      <w:r w:rsidR="00C430FF">
        <w:t xml:space="preserve"> (which were limited by data availability)</w:t>
      </w:r>
      <w:r w:rsidR="00F0744D">
        <w:t>, i</w:t>
      </w:r>
      <w:r w:rsidR="001060E5">
        <w:t xml:space="preserve">t should be noted that </w:t>
      </w:r>
      <w:r w:rsidR="009F329B">
        <w:t xml:space="preserve">additional labels can be used </w:t>
      </w:r>
      <w:r w:rsidR="00F0744D">
        <w:t xml:space="preserve">with a CP framework </w:t>
      </w:r>
      <w:r w:rsidR="009F329B">
        <w:t>and</w:t>
      </w:r>
      <w:r w:rsidR="00F0744D">
        <w:t xml:space="preserve"> that this addition</w:t>
      </w:r>
      <w:r w:rsidR="00C430FF">
        <w:t xml:space="preserve"> </w:t>
      </w:r>
      <w:r w:rsidR="00F0744D">
        <w:t>of labels</w:t>
      </w:r>
      <w:r w:rsidR="009F329B">
        <w:t xml:space="preserve"> </w:t>
      </w:r>
      <w:r w:rsidR="008E1DEF">
        <w:t xml:space="preserve">will </w:t>
      </w:r>
      <w:r w:rsidR="009F329B">
        <w:t xml:space="preserve">result in larger average prediction sets </w:t>
      </w:r>
      <w:r w:rsidR="009F329B" w:rsidRPr="008C600D">
        <w:rPr>
          <w:highlight w:val="green"/>
          <w:rPrChange w:id="415" w:author="Clough, Madeline" w:date="2024-05-01T14:29:00Z">
            <w:rPr/>
          </w:rPrChange>
        </w:rPr>
        <w:t>(Figure S</w:t>
      </w:r>
      <w:r w:rsidR="00C36FEE" w:rsidRPr="008C600D">
        <w:rPr>
          <w:highlight w:val="green"/>
          <w:rPrChange w:id="416" w:author="Clough, Madeline" w:date="2024-05-01T14:29:00Z">
            <w:rPr/>
          </w:rPrChange>
        </w:rPr>
        <w:t>3</w:t>
      </w:r>
      <w:r w:rsidR="009F329B" w:rsidRPr="008C600D">
        <w:rPr>
          <w:highlight w:val="green"/>
          <w:rPrChange w:id="417" w:author="Clough, Madeline" w:date="2024-05-01T14:29:00Z">
            <w:rPr/>
          </w:rPrChange>
        </w:rPr>
        <w:t>).</w:t>
      </w:r>
      <w:r w:rsidR="009F329B" w:rsidRPr="00883E6F">
        <w:t xml:space="preserve"> </w:t>
      </w:r>
      <w:r w:rsidR="00C34490">
        <w:t>To illustrate CP in practice, t</w:t>
      </w:r>
      <w:r w:rsidR="003428CD">
        <w:t>wo examples of query FLOPP-e spectra classified using PCC and NN within the conformal prediction workflow</w:t>
      </w:r>
      <w:r w:rsidR="00E366D4">
        <w:t xml:space="preserve"> and their associated prediction sets</w:t>
      </w:r>
      <w:r w:rsidR="003428CD">
        <w:t xml:space="preserve"> are show in Figure 4. </w:t>
      </w:r>
      <w:r w:rsidR="00C34490">
        <w:t>W</w:t>
      </w:r>
      <w:r w:rsidR="006459CD" w:rsidRPr="00883E6F">
        <w:t>e</w:t>
      </w:r>
      <w:r w:rsidR="00C34490">
        <w:t xml:space="preserve"> </w:t>
      </w:r>
      <w:r w:rsidR="00E366D4">
        <w:t>next quantified</w:t>
      </w:r>
      <w:r w:rsidR="006459CD" w:rsidRPr="00883E6F">
        <w:t xml:space="preserve"> the </w:t>
      </w:r>
      <w:r w:rsidR="000B0B85" w:rsidRPr="00883E6F">
        <w:t xml:space="preserve">mean </w:t>
      </w:r>
      <w:r w:rsidR="006459CD" w:rsidRPr="00883E6F">
        <w:t>empirical</w:t>
      </w:r>
      <w:r w:rsidR="000B0B85" w:rsidRPr="00883E6F">
        <w:t xml:space="preserve"> confidence</w:t>
      </w:r>
      <w:r w:rsidR="006459CD" w:rsidRPr="00883E6F">
        <w:t xml:space="preserve"> and prediction set size</w:t>
      </w:r>
      <w:ins w:id="418" w:author="Clough, Madeline" w:date="2024-04-30T11:31:00Z">
        <w:r w:rsidR="00414812">
          <w:t xml:space="preserve"> over 500 random splits of calibration and test data</w:t>
        </w:r>
      </w:ins>
      <w:r w:rsidR="006459CD" w:rsidRPr="00883E6F">
        <w:t xml:space="preserve"> for both PCC and NN</w:t>
      </w:r>
      <w:r w:rsidR="004C6950" w:rsidRPr="00883E6F">
        <w:t xml:space="preserve"> </w:t>
      </w:r>
      <w:r w:rsidR="004C6950" w:rsidRPr="006D04F1">
        <w:t xml:space="preserve">(Figure </w:t>
      </w:r>
      <w:r w:rsidR="00887433" w:rsidRPr="006D04F1">
        <w:t>5</w:t>
      </w:r>
      <w:r w:rsidR="00EA0251" w:rsidRPr="006D04F1">
        <w:t>)</w:t>
      </w:r>
      <w:r w:rsidR="00B0716D" w:rsidRPr="006D04F1">
        <w:t>.</w:t>
      </w:r>
      <w:r w:rsidR="009F4A69" w:rsidRPr="00883E6F">
        <w:t xml:space="preserve"> </w:t>
      </w:r>
      <w:r w:rsidR="006459CD" w:rsidRPr="00883E6F">
        <w:t xml:space="preserve">As expected, the empirical </w:t>
      </w:r>
      <w:r w:rsidR="004C6950" w:rsidRPr="00883E6F">
        <w:t>confidence</w:t>
      </w:r>
      <w:r w:rsidR="006459CD" w:rsidRPr="00883E6F">
        <w:t xml:space="preserve"> closely aligns with the theoretical value (90%) for both metrics</w:t>
      </w:r>
      <w:r w:rsidR="00B0716D" w:rsidRPr="00887433">
        <w:t>.</w:t>
      </w:r>
      <w:r w:rsidR="00B0716D" w:rsidRPr="00883E6F">
        <w:t xml:space="preserve"> </w:t>
      </w:r>
      <w:r w:rsidR="006459CD" w:rsidRPr="00883E6F">
        <w:t>However, we observe</w:t>
      </w:r>
      <w:r w:rsidR="003946E7">
        <w:t>d</w:t>
      </w:r>
      <w:r w:rsidR="006459CD" w:rsidRPr="00883E6F">
        <w:t xml:space="preserve"> a lower prediction set size using</w:t>
      </w:r>
      <w:r w:rsidR="006459CD" w:rsidRPr="006459CD">
        <w:t xml:space="preserve"> the NN metric compared to PCC. </w:t>
      </w:r>
      <w:commentRangeStart w:id="419"/>
      <w:r w:rsidR="006459CD" w:rsidRPr="006D04F1">
        <w:rPr>
          <w:highlight w:val="yellow"/>
          <w:rPrChange w:id="420" w:author="Clough, Madeline" w:date="2024-05-01T14:31:00Z">
            <w:rPr/>
          </w:rPrChange>
        </w:rPr>
        <w:t>This disparity demonstrates that even metrics yielding the same match can provide different</w:t>
      </w:r>
      <w:r w:rsidR="006459CD" w:rsidRPr="006459CD">
        <w:t xml:space="preserve"> </w:t>
      </w:r>
      <w:r w:rsidR="006459CD" w:rsidRPr="006D04F1">
        <w:rPr>
          <w:highlight w:val="yellow"/>
          <w:rPrChange w:id="421" w:author="Clough, Madeline" w:date="2024-05-01T14:30:00Z">
            <w:rPr/>
          </w:rPrChange>
        </w:rPr>
        <w:t>uncertainty quantification</w:t>
      </w:r>
      <w:r w:rsidR="00157246" w:rsidRPr="006D04F1">
        <w:rPr>
          <w:highlight w:val="yellow"/>
          <w:rPrChange w:id="422" w:author="Clough, Madeline" w:date="2024-05-01T14:30:00Z">
            <w:rPr/>
          </w:rPrChange>
        </w:rPr>
        <w:t>s</w:t>
      </w:r>
      <w:r w:rsidR="00157246">
        <w:t>.</w:t>
      </w:r>
      <w:r w:rsidR="006459CD" w:rsidRPr="006459CD">
        <w:t xml:space="preserve"> </w:t>
      </w:r>
      <w:r w:rsidR="00157246">
        <w:t>I</w:t>
      </w:r>
      <w:r w:rsidR="006459CD" w:rsidRPr="006459CD">
        <w:t xml:space="preserve">n other words, prediction sets generated using NN are more </w:t>
      </w:r>
      <w:r w:rsidR="006459CD" w:rsidRPr="006D04F1">
        <w:rPr>
          <w:highlight w:val="magenta"/>
          <w:rPrChange w:id="423" w:author="Clough, Madeline" w:date="2024-05-01T14:31:00Z">
            <w:rPr/>
          </w:rPrChange>
        </w:rPr>
        <w:t>efficient</w:t>
      </w:r>
      <w:r w:rsidR="006459CD" w:rsidRPr="006459CD">
        <w:t xml:space="preserve"> than those</w:t>
      </w:r>
      <w:r w:rsidR="00157246">
        <w:t xml:space="preserve"> generated when</w:t>
      </w:r>
      <w:r w:rsidR="006459CD" w:rsidRPr="006459CD">
        <w:t xml:space="preserve"> using PCC</w:t>
      </w:r>
      <w:r w:rsidR="00C81683">
        <w:t xml:space="preserve">. </w:t>
      </w:r>
      <w:commentRangeEnd w:id="419"/>
      <w:r w:rsidR="009911A1">
        <w:rPr>
          <w:rStyle w:val="CommentReference"/>
        </w:rPr>
        <w:commentReference w:id="419"/>
      </w:r>
      <w:r w:rsidR="006459CD" w:rsidRPr="006459CD">
        <w:t xml:space="preserve">One possible explanation for this difference can be discerned by examining the distributions of </w:t>
      </w:r>
      <w:r w:rsidR="006459CD" w:rsidRPr="00A8311B">
        <w:t xml:space="preserve">the </w:t>
      </w:r>
      <w:r w:rsidR="008E181A">
        <w:t xml:space="preserve">positive matches (i.e., </w:t>
      </w:r>
      <w:r w:rsidR="008E181A">
        <w:lastRenderedPageBreak/>
        <w:t xml:space="preserve">correctly identified) </w:t>
      </w:r>
      <w:r w:rsidR="00FB40A8">
        <w:t xml:space="preserve">and </w:t>
      </w:r>
      <w:r w:rsidR="008E181A">
        <w:t>negative matches (i.e., mismatch of query and reference labels)</w:t>
      </w:r>
      <w:r w:rsidR="006A2745" w:rsidRPr="00A8311B">
        <w:t xml:space="preserve"> between </w:t>
      </w:r>
      <w:r w:rsidR="00772572" w:rsidRPr="00883E6F">
        <w:t xml:space="preserve">spectra of the </w:t>
      </w:r>
      <w:r w:rsidR="00A8311B" w:rsidRPr="00883E6F">
        <w:t xml:space="preserve">same </w:t>
      </w:r>
      <w:r w:rsidR="006A2745" w:rsidRPr="00A8311B">
        <w:t xml:space="preserve">FLOPP-e and FLOPP </w:t>
      </w:r>
      <w:r w:rsidR="008E181A">
        <w:t>class</w:t>
      </w:r>
      <w:r w:rsidR="00F3557E">
        <w:t>.</w:t>
      </w:r>
      <w:ins w:id="424" w:author="Clough, Madeline" w:date="2024-05-01T14:31:00Z">
        <w:r w:rsidR="009911A1">
          <w:t xml:space="preserve"> </w:t>
        </w:r>
      </w:ins>
      <w:del w:id="425" w:author="Clough, Madeline" w:date="2024-05-01T14:31:00Z">
        <w:r w:rsidR="00F3557E" w:rsidDel="009911A1">
          <w:delText xml:space="preserve"> </w:delText>
        </w:r>
      </w:del>
      <w:r w:rsidR="006459CD" w:rsidRPr="006459CD">
        <w:t xml:space="preserve">With PCC, these distributions significantly overlap, indicating </w:t>
      </w:r>
      <w:r w:rsidR="00BE4C2C">
        <w:t xml:space="preserve">that there are </w:t>
      </w:r>
      <w:r w:rsidR="00EB7BB8">
        <w:t xml:space="preserve">many </w:t>
      </w:r>
      <w:r w:rsidR="006459CD" w:rsidRPr="00883E6F">
        <w:t xml:space="preserve">spectra in the FLOPP-e library with high </w:t>
      </w:r>
      <w:r w:rsidR="00EB7BB8">
        <w:t>HQI</w:t>
      </w:r>
      <w:r w:rsidR="00EB7BB8" w:rsidRPr="00883E6F">
        <w:t xml:space="preserve"> </w:t>
      </w:r>
      <w:r w:rsidR="006459CD" w:rsidRPr="00883E6F">
        <w:t>values relative to incorrect labels</w:t>
      </w:r>
      <w:r w:rsidR="00F3557E" w:rsidRPr="00883E6F">
        <w:t xml:space="preserve"> (Figure </w:t>
      </w:r>
      <w:r w:rsidR="00887433">
        <w:t>6</w:t>
      </w:r>
      <w:r w:rsidR="0059390E" w:rsidRPr="00883E6F">
        <w:t>)</w:t>
      </w:r>
      <w:r w:rsidR="00EB7BB8">
        <w:t>.</w:t>
      </w:r>
      <w:r w:rsidR="006459CD" w:rsidRPr="00883E6F">
        <w:t xml:space="preserve"> In contrast</w:t>
      </w:r>
      <w:r w:rsidR="006459CD" w:rsidRPr="006459CD">
        <w:t>, with NN, the two distributions are well separated, resulting in fewer spectra with high NN metrics relative to incorrect labels</w:t>
      </w:r>
      <w:r w:rsidR="00FB40A8">
        <w:t xml:space="preserve">. </w:t>
      </w:r>
      <w:r w:rsidR="00460D46" w:rsidRPr="00046EE7">
        <w:t xml:space="preserve">This concept is closely related to the analysis by </w:t>
      </w:r>
      <w:proofErr w:type="spellStart"/>
      <w:r w:rsidR="00460D46" w:rsidRPr="00046EE7">
        <w:t>Morgado</w:t>
      </w:r>
      <w:proofErr w:type="spellEnd"/>
      <w:r w:rsidR="00460D46" w:rsidRPr="00883E6F">
        <w:t xml:space="preserve"> et al.</w:t>
      </w:r>
      <w:r w:rsidR="00460D46" w:rsidRPr="00046EE7">
        <w:t>, where the</w:t>
      </w:r>
      <w:r w:rsidR="00460D46">
        <w:t xml:space="preserve"> authors</w:t>
      </w:r>
      <w:r w:rsidR="00460D46" w:rsidRPr="00046EE7">
        <w:t xml:space="preserve"> argue that a </w:t>
      </w:r>
      <w:r w:rsidR="00460D46" w:rsidRPr="00883E6F">
        <w:t>slight</w:t>
      </w:r>
      <w:r w:rsidR="00460D46" w:rsidRPr="00046EE7">
        <w:t xml:space="preserve"> overlap between the</w:t>
      </w:r>
      <w:r w:rsidR="00460D46" w:rsidRPr="00883E6F">
        <w:t xml:space="preserve"> </w:t>
      </w:r>
      <w:r w:rsidR="00460D46" w:rsidRPr="00046EE7">
        <w:t>distributions</w:t>
      </w:r>
      <w:r w:rsidR="00460D46" w:rsidRPr="00883E6F">
        <w:t xml:space="preserve"> of correlation coefficients from cases of</w:t>
      </w:r>
      <w:r w:rsidR="00460D46">
        <w:t xml:space="preserve"> positive and negative matches </w:t>
      </w:r>
      <w:r w:rsidR="00460D46" w:rsidRPr="00883E6F">
        <w:t>implies</w:t>
      </w:r>
      <w:r w:rsidR="00460D46" w:rsidRPr="00046EE7">
        <w:t xml:space="preserve"> a low false positive rate</w:t>
      </w:r>
      <w:r w:rsidR="00460D46">
        <w:t xml:space="preserve"> in the overall method</w:t>
      </w:r>
      <w:r w:rsidR="00460D46" w:rsidRPr="00485DFF">
        <w:t>.</w:t>
      </w:r>
      <w:r w:rsidR="00460D46" w:rsidRPr="00460D46">
        <w:rPr>
          <w:vertAlign w:val="superscript"/>
        </w:rPr>
        <w:t>21</w:t>
      </w:r>
      <w:r w:rsidR="00460D46" w:rsidRPr="006459CD">
        <w:t xml:space="preserve"> </w:t>
      </w:r>
      <w:r w:rsidR="00460D46">
        <w:t>A further explanation for the difference in prediction set sizes is</w:t>
      </w:r>
      <w:r w:rsidR="0069797B">
        <w:t xml:space="preserve"> that</w:t>
      </w:r>
      <w:r w:rsidR="00FB40A8">
        <w:t xml:space="preserve"> PCC is an absolute metric whereas NN is a relative metric. T</w:t>
      </w:r>
      <w:r w:rsidR="00D456D3">
        <w:t xml:space="preserve">o </w:t>
      </w:r>
      <w:r w:rsidR="00FB40A8">
        <w:t>get a high</w:t>
      </w:r>
      <w:r w:rsidR="002D2608">
        <w:t xml:space="preserve"> HQI using</w:t>
      </w:r>
      <w:r w:rsidR="00FB40A8">
        <w:t xml:space="preserve"> PCC</w:t>
      </w:r>
      <w:r w:rsidR="008E181A">
        <w:t>,</w:t>
      </w:r>
      <w:r w:rsidR="00FB40A8">
        <w:t xml:space="preserve"> </w:t>
      </w:r>
      <w:r w:rsidR="00833FE4">
        <w:t xml:space="preserve">the unknown and the reference </w:t>
      </w:r>
      <w:proofErr w:type="gramStart"/>
      <w:r w:rsidR="00833FE4">
        <w:t>spectra</w:t>
      </w:r>
      <w:r w:rsidR="002D2608">
        <w:t xml:space="preserve"> </w:t>
      </w:r>
      <w:r w:rsidR="00833FE4">
        <w:t xml:space="preserve"> need</w:t>
      </w:r>
      <w:proofErr w:type="gramEnd"/>
      <w:r w:rsidR="00833FE4">
        <w:t xml:space="preserve"> to be closely aligned</w:t>
      </w:r>
      <w:r w:rsidR="002D2608">
        <w:t>; however</w:t>
      </w:r>
      <w:r w:rsidR="00833FE4">
        <w:t xml:space="preserve"> to obtain a high </w:t>
      </w:r>
      <w:r w:rsidR="002D2608">
        <w:t xml:space="preserve">HQI </w:t>
      </w:r>
      <w:r w:rsidR="00833FE4">
        <w:t>value</w:t>
      </w:r>
      <w:r w:rsidR="002D2608">
        <w:t xml:space="preserve"> using NN</w:t>
      </w:r>
      <w:r w:rsidR="00833FE4">
        <w:t xml:space="preserve"> it is not enough that the two spectra are close, it is also necessary that there is no other reference spectr</w:t>
      </w:r>
      <w:r w:rsidR="008E181A">
        <w:t>um</w:t>
      </w:r>
      <w:r w:rsidR="00833FE4">
        <w:t xml:space="preserve"> that is also close</w:t>
      </w:r>
      <w:r w:rsidR="003E4C16">
        <w:t xml:space="preserve"> </w:t>
      </w:r>
      <w:r w:rsidR="003E4C16" w:rsidRPr="00A67EC9">
        <w:rPr>
          <w:highlight w:val="green"/>
          <w:rPrChange w:id="426" w:author="Clough, Madeline" w:date="2024-05-01T14:32:00Z">
            <w:rPr/>
          </w:rPrChange>
        </w:rPr>
        <w:t>(see Supporting Information section II)</w:t>
      </w:r>
      <w:r w:rsidR="006459CD" w:rsidRPr="00A67EC9">
        <w:rPr>
          <w:highlight w:val="green"/>
          <w:rPrChange w:id="427" w:author="Clough, Madeline" w:date="2024-05-01T14:32:00Z">
            <w:rPr/>
          </w:rPrChange>
        </w:rPr>
        <w:t>.</w:t>
      </w:r>
      <w:r w:rsidR="006459CD" w:rsidRPr="006459CD">
        <w:t xml:space="preserve"> </w:t>
      </w:r>
      <w:commentRangeStart w:id="428"/>
      <w:r w:rsidR="00C64D61">
        <w:t xml:space="preserve">Therefore, when using NN, one is less likely to encounter a false </w:t>
      </w:r>
      <w:r w:rsidR="003807AD">
        <w:t>positive</w:t>
      </w:r>
      <w:r w:rsidR="00C64D61">
        <w:t xml:space="preserve"> (mismatched) classification returned in the </w:t>
      </w:r>
      <w:r w:rsidR="00046EE7">
        <w:t>90% confidence</w:t>
      </w:r>
      <w:r w:rsidR="00833FE4">
        <w:t xml:space="preserve"> </w:t>
      </w:r>
      <w:r w:rsidR="00C64D61">
        <w:t xml:space="preserve">prediction set than when using PCC. </w:t>
      </w:r>
      <w:commentRangeEnd w:id="428"/>
      <w:r w:rsidR="00F020BE">
        <w:rPr>
          <w:rStyle w:val="CommentReference"/>
        </w:rPr>
        <w:commentReference w:id="428"/>
      </w:r>
    </w:p>
    <w:p w14:paraId="50050A6F" w14:textId="77777777" w:rsidR="00AF34C2" w:rsidRDefault="00AF34C2" w:rsidP="008B65D4">
      <w:pPr>
        <w:pStyle w:val="TAMainText"/>
        <w:ind w:firstLine="180"/>
        <w:rPr>
          <w:noProof/>
        </w:rPr>
      </w:pPr>
    </w:p>
    <w:p w14:paraId="608ED189" w14:textId="475C1D75" w:rsidR="00AF34C2" w:rsidRDefault="00BE0771" w:rsidP="008B65D4">
      <w:pPr>
        <w:pStyle w:val="TAMainText"/>
        <w:ind w:firstLine="180"/>
        <w:rPr>
          <w:noProof/>
        </w:rPr>
      </w:pPr>
      <w:r>
        <w:rPr>
          <w:noProof/>
        </w:rPr>
        <w:lastRenderedPageBreak/>
        <w:drawing>
          <wp:anchor distT="0" distB="0" distL="114300" distR="114300" simplePos="0" relativeHeight="251660288" behindDoc="1" locked="0" layoutInCell="1" allowOverlap="1" wp14:anchorId="16904FF8" wp14:editId="6C29AD0B">
            <wp:simplePos x="0" y="0"/>
            <wp:positionH relativeFrom="column">
              <wp:posOffset>26035</wp:posOffset>
            </wp:positionH>
            <wp:positionV relativeFrom="paragraph">
              <wp:posOffset>198120</wp:posOffset>
            </wp:positionV>
            <wp:extent cx="2922905" cy="7198995"/>
            <wp:effectExtent l="0" t="0" r="0" b="1905"/>
            <wp:wrapTopAndBottom/>
            <wp:docPr id="1168094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9495"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22905" cy="7198995"/>
                    </a:xfrm>
                    <a:prstGeom prst="rect">
                      <a:avLst/>
                    </a:prstGeom>
                  </pic:spPr>
                </pic:pic>
              </a:graphicData>
            </a:graphic>
            <wp14:sizeRelH relativeFrom="margin">
              <wp14:pctWidth>0</wp14:pctWidth>
            </wp14:sizeRelH>
            <wp14:sizeRelV relativeFrom="margin">
              <wp14:pctHeight>0</wp14:pctHeight>
            </wp14:sizeRelV>
          </wp:anchor>
        </w:drawing>
      </w:r>
    </w:p>
    <w:p w14:paraId="21A9DC13" w14:textId="7D8E6ED6" w:rsidR="00887433" w:rsidRDefault="00AF34C2" w:rsidP="005604E5">
      <w:pPr>
        <w:pStyle w:val="TAMainText"/>
        <w:ind w:firstLine="0"/>
        <w:rPr>
          <w:noProof/>
        </w:rPr>
      </w:pPr>
      <w:r w:rsidRPr="00EC6B97">
        <w:rPr>
          <w:b/>
          <w:bCs/>
          <w:noProof/>
        </w:rPr>
        <w:t xml:space="preserve">Figure </w:t>
      </w:r>
      <w:r w:rsidR="00FA43B8" w:rsidRPr="00EC6B97">
        <w:rPr>
          <w:b/>
          <w:bCs/>
          <w:noProof/>
        </w:rPr>
        <w:t>4.</w:t>
      </w:r>
      <w:r w:rsidR="00FA43B8">
        <w:rPr>
          <w:noProof/>
        </w:rPr>
        <w:t xml:space="preserve"> Example spectra and generated prediction sets </w:t>
      </w:r>
      <w:r w:rsidR="00A053CB">
        <w:rPr>
          <w:noProof/>
        </w:rPr>
        <w:t xml:space="preserve">using Pearson correlation coefficient and nearest neighbor metrics for </w:t>
      </w:r>
      <w:r w:rsidR="00AE58BF">
        <w:rPr>
          <w:noProof/>
        </w:rPr>
        <w:t xml:space="preserve">FLOPP-e spectra </w:t>
      </w:r>
      <w:r w:rsidR="00A053CB">
        <w:rPr>
          <w:noProof/>
        </w:rPr>
        <w:t>a) PE</w:t>
      </w:r>
      <w:r w:rsidR="00C54899">
        <w:rPr>
          <w:noProof/>
        </w:rPr>
        <w:t xml:space="preserve"> 11</w:t>
      </w:r>
      <w:r w:rsidR="00AE58BF">
        <w:rPr>
          <w:noProof/>
        </w:rPr>
        <w:t xml:space="preserve">. Green Fragment </w:t>
      </w:r>
      <w:r w:rsidR="00C54899">
        <w:rPr>
          <w:noProof/>
        </w:rPr>
        <w:t xml:space="preserve"> </w:t>
      </w:r>
      <w:r w:rsidR="00AE58BF">
        <w:rPr>
          <w:noProof/>
        </w:rPr>
        <w:t>a</w:t>
      </w:r>
      <w:r w:rsidR="00C54899">
        <w:rPr>
          <w:noProof/>
        </w:rPr>
        <w:t>nd b) PP 8.</w:t>
      </w:r>
      <w:r w:rsidR="00AE58BF">
        <w:rPr>
          <w:noProof/>
        </w:rPr>
        <w:t xml:space="preserve"> </w:t>
      </w:r>
      <w:r w:rsidR="003428CD">
        <w:rPr>
          <w:noProof/>
        </w:rPr>
        <w:t xml:space="preserve">Orange </w:t>
      </w:r>
      <w:r w:rsidR="003428CD">
        <w:rPr>
          <w:noProof/>
        </w:rPr>
        <w:lastRenderedPageBreak/>
        <w:t>Fragment.</w:t>
      </w:r>
      <w:r w:rsidR="00C54899">
        <w:rPr>
          <w:noProof/>
        </w:rPr>
        <w:t xml:space="preserve"> The values in </w:t>
      </w:r>
      <w:r w:rsidR="008A40A0">
        <w:rPr>
          <w:noProof/>
        </w:rPr>
        <w:t xml:space="preserve">parantheses are the hit quality indeces between query and reference spectra. </w:t>
      </w:r>
    </w:p>
    <w:p w14:paraId="5A6C0763" w14:textId="10A9BE7E" w:rsidR="005604E5" w:rsidRPr="00EC6B97" w:rsidRDefault="00497532" w:rsidP="00EC6B97">
      <w:pPr>
        <w:pStyle w:val="TAMainText"/>
        <w:ind w:firstLine="0"/>
        <w:rPr>
          <w:noProof/>
        </w:rPr>
      </w:pPr>
      <w:r>
        <w:rPr>
          <w:noProof/>
        </w:rPr>
        <w:drawing>
          <wp:anchor distT="0" distB="0" distL="114300" distR="114300" simplePos="0" relativeHeight="251671552" behindDoc="1" locked="0" layoutInCell="1" allowOverlap="1" wp14:anchorId="69CC09F4" wp14:editId="53E20FBF">
            <wp:simplePos x="0" y="0"/>
            <wp:positionH relativeFrom="column">
              <wp:posOffset>-2540</wp:posOffset>
            </wp:positionH>
            <wp:positionV relativeFrom="paragraph">
              <wp:posOffset>225425</wp:posOffset>
            </wp:positionV>
            <wp:extent cx="2974340" cy="2517140"/>
            <wp:effectExtent l="0" t="0" r="0" b="0"/>
            <wp:wrapTopAndBottom/>
            <wp:docPr id="1465170967" name="Picture 8"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70967" name="Picture 8" descr="A graph of different colored bars&#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74340" cy="2517140"/>
                    </a:xfrm>
                    <a:prstGeom prst="rect">
                      <a:avLst/>
                    </a:prstGeom>
                  </pic:spPr>
                </pic:pic>
              </a:graphicData>
            </a:graphic>
          </wp:anchor>
        </w:drawing>
      </w:r>
    </w:p>
    <w:p w14:paraId="50264A22" w14:textId="68D20599" w:rsidR="00887433" w:rsidRPr="00DB1E25" w:rsidRDefault="00887433" w:rsidP="00887433">
      <w:pPr>
        <w:pStyle w:val="VAFigureCaption"/>
        <w:rPr>
          <w:noProof/>
        </w:rPr>
      </w:pPr>
      <w:r w:rsidRPr="002866AD">
        <w:rPr>
          <w:b/>
          <w:bCs/>
        </w:rPr>
        <w:t xml:space="preserve">Figure </w:t>
      </w:r>
      <w:r>
        <w:rPr>
          <w:b/>
          <w:bCs/>
        </w:rPr>
        <w:t xml:space="preserve">5. </w:t>
      </w:r>
      <w:r>
        <w:t xml:space="preserve">Empirical confidence and mean prediction set size results of conformal prediction and class-conditional </w:t>
      </w:r>
      <w:r w:rsidR="0007150E">
        <w:t xml:space="preserve">(CC) </w:t>
      </w:r>
      <w:r>
        <w:t xml:space="preserve">conformal prediction using Pearson correlation coefficient and nearest neighbor similarity metrics. </w:t>
      </w:r>
    </w:p>
    <w:p w14:paraId="1ACDA656" w14:textId="77777777" w:rsidR="00887433" w:rsidRDefault="00887433" w:rsidP="00883E6F">
      <w:pPr>
        <w:pStyle w:val="TAMainText"/>
        <w:ind w:firstLine="180"/>
      </w:pPr>
    </w:p>
    <w:p w14:paraId="1688B62A" w14:textId="4B2FE1A8" w:rsidR="0059390E" w:rsidRDefault="00282314" w:rsidP="00883E6F">
      <w:pPr>
        <w:pStyle w:val="TAMainText"/>
        <w:keepNext/>
        <w:ind w:firstLine="0"/>
      </w:pPr>
      <w:r>
        <w:rPr>
          <w:noProof/>
        </w:rPr>
        <w:lastRenderedPageBreak/>
        <w:drawing>
          <wp:anchor distT="0" distB="0" distL="114300" distR="114300" simplePos="0" relativeHeight="251636736" behindDoc="1" locked="0" layoutInCell="1" allowOverlap="1" wp14:anchorId="0C1C4973" wp14:editId="03E7A961">
            <wp:simplePos x="0" y="0"/>
            <wp:positionH relativeFrom="column">
              <wp:posOffset>0</wp:posOffset>
            </wp:positionH>
            <wp:positionV relativeFrom="paragraph">
              <wp:posOffset>269966</wp:posOffset>
            </wp:positionV>
            <wp:extent cx="2923032" cy="5650992"/>
            <wp:effectExtent l="0" t="0" r="0" b="6985"/>
            <wp:wrapTopAndBottom/>
            <wp:docPr id="559230168" name="Picture 1" descr="A graph of frequency and frequenc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30168" name="Picture 1" descr="A graph of frequency and frequency&#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23032" cy="5650992"/>
                    </a:xfrm>
                    <a:prstGeom prst="rect">
                      <a:avLst/>
                    </a:prstGeom>
                  </pic:spPr>
                </pic:pic>
              </a:graphicData>
            </a:graphic>
          </wp:anchor>
        </w:drawing>
      </w:r>
    </w:p>
    <w:p w14:paraId="743C2A05" w14:textId="4A9DF524" w:rsidR="00AD79BB" w:rsidRPr="0059390E" w:rsidRDefault="0059390E" w:rsidP="00883E6F">
      <w:pPr>
        <w:pStyle w:val="VAFigureCaption"/>
      </w:pPr>
      <w:r w:rsidRPr="00883E6F">
        <w:rPr>
          <w:b/>
          <w:bCs/>
        </w:rPr>
        <w:t xml:space="preserve">Figure </w:t>
      </w:r>
      <w:r w:rsidR="00887433">
        <w:rPr>
          <w:b/>
          <w:bCs/>
        </w:rPr>
        <w:t>6</w:t>
      </w:r>
      <w:r>
        <w:rPr>
          <w:b/>
          <w:bCs/>
        </w:rPr>
        <w:t xml:space="preserve">. </w:t>
      </w:r>
      <w:r w:rsidR="001660DE">
        <w:t xml:space="preserve">Distribution of HQIs for </w:t>
      </w:r>
      <w:r w:rsidR="001E05A5">
        <w:t>positive</w:t>
      </w:r>
      <w:r w:rsidR="001660DE">
        <w:t xml:space="preserve"> (red) and </w:t>
      </w:r>
      <w:r w:rsidR="001E05A5">
        <w:t>negative</w:t>
      </w:r>
      <w:r w:rsidR="001660DE">
        <w:t xml:space="preserve"> (blue) </w:t>
      </w:r>
      <w:r w:rsidR="001E05A5">
        <w:t>matches</w:t>
      </w:r>
      <w:r w:rsidR="001660DE">
        <w:t xml:space="preserve"> of FLOPP-e spectra matching to FLOPP reference libraries using Pearson correlation </w:t>
      </w:r>
      <w:commentRangeStart w:id="429"/>
      <w:r w:rsidR="001660DE">
        <w:t>coefficient (top) and nearest neighbor (bottom) algorithms</w:t>
      </w:r>
      <w:commentRangeEnd w:id="429"/>
      <w:r w:rsidR="000840DB">
        <w:rPr>
          <w:rStyle w:val="CommentReference"/>
        </w:rPr>
        <w:commentReference w:id="429"/>
      </w:r>
      <w:r w:rsidR="001660DE">
        <w:t xml:space="preserve">. The shaded region on each plot represents the 90% confidence interval. </w:t>
      </w:r>
    </w:p>
    <w:p w14:paraId="2530AF3D" w14:textId="315BB69D" w:rsidR="006B154C" w:rsidRDefault="00ED11A2">
      <w:pPr>
        <w:pStyle w:val="TAMainText"/>
      </w:pPr>
      <w:r w:rsidRPr="00EC6B97">
        <w:rPr>
          <w:b/>
          <w:bCs/>
        </w:rPr>
        <w:t>Class-condition</w:t>
      </w:r>
      <w:r w:rsidR="002B597D" w:rsidRPr="00EC6B97">
        <w:rPr>
          <w:b/>
          <w:bCs/>
        </w:rPr>
        <w:t>al</w:t>
      </w:r>
      <w:r w:rsidRPr="00EC6B97">
        <w:rPr>
          <w:b/>
          <w:bCs/>
        </w:rPr>
        <w:t xml:space="preserve"> conformal prediction leads to an increase in mean</w:t>
      </w:r>
      <w:r w:rsidR="00D80742" w:rsidRPr="00EC6B97">
        <w:rPr>
          <w:b/>
          <w:bCs/>
        </w:rPr>
        <w:t xml:space="preserve"> prediction</w:t>
      </w:r>
      <w:r w:rsidRPr="00EC6B97">
        <w:rPr>
          <w:b/>
          <w:bCs/>
        </w:rPr>
        <w:t xml:space="preserve"> set size for both </w:t>
      </w:r>
      <w:r w:rsidR="002B597D" w:rsidRPr="00EC6B97">
        <w:rPr>
          <w:b/>
          <w:bCs/>
        </w:rPr>
        <w:t>similarity</w:t>
      </w:r>
      <w:r w:rsidRPr="00EC6B97">
        <w:rPr>
          <w:b/>
          <w:bCs/>
        </w:rPr>
        <w:t xml:space="preserve"> metrics</w:t>
      </w:r>
      <w:r w:rsidR="00D80742" w:rsidRPr="00EC6B97">
        <w:rPr>
          <w:b/>
          <w:bCs/>
        </w:rPr>
        <w:t>.</w:t>
      </w:r>
      <w:r w:rsidR="00D80742">
        <w:t xml:space="preserve"> </w:t>
      </w:r>
      <w:r w:rsidR="00CB1269">
        <w:t>As opposed to the traditional CP method</w:t>
      </w:r>
      <w:r w:rsidR="00FA56D0">
        <w:t xml:space="preserve">ology, class-conditional CP </w:t>
      </w:r>
      <w:r w:rsidR="00FA56D0">
        <w:lastRenderedPageBreak/>
        <w:t xml:space="preserve">builds a unique HQI distribution for each included label. </w:t>
      </w:r>
      <w:r w:rsidR="00045C4B">
        <w:t>CC-CP</w:t>
      </w:r>
      <w:r w:rsidR="00887433">
        <w:t xml:space="preserve"> </w:t>
      </w:r>
      <w:r w:rsidR="0095004C">
        <w:t>is particularly useful when the distributions</w:t>
      </w:r>
      <w:r w:rsidR="00D86285">
        <w:t xml:space="preserve"> </w:t>
      </w:r>
      <w:r w:rsidR="00D86285" w:rsidRPr="008B0B2C">
        <w:t>of positive matches</w:t>
      </w:r>
      <w:r w:rsidR="00D86285">
        <w:t xml:space="preserve"> </w:t>
      </w:r>
      <w:r w:rsidR="001E05A5">
        <w:t>between</w:t>
      </w:r>
      <w:r w:rsidR="00D86285">
        <w:t xml:space="preserve"> sample </w:t>
      </w:r>
      <w:r w:rsidR="001E05A5">
        <w:t>and</w:t>
      </w:r>
      <w:r w:rsidR="00D86285">
        <w:t xml:space="preserve"> reference spectra </w:t>
      </w:r>
      <w:r w:rsidR="001E05A5">
        <w:t>differ</w:t>
      </w:r>
      <w:r w:rsidR="008F5FA4">
        <w:t xml:space="preserve"> </w:t>
      </w:r>
      <w:r w:rsidR="0036536D">
        <w:t xml:space="preserve">among </w:t>
      </w:r>
      <w:r w:rsidR="001E05A5">
        <w:t xml:space="preserve">the spectral </w:t>
      </w:r>
      <w:r w:rsidR="0036536D">
        <w:t>labels</w:t>
      </w:r>
      <w:r w:rsidR="008F5FA4">
        <w:t xml:space="preserve">. In the case of the five labels used in our analysis, we noted that the </w:t>
      </w:r>
      <w:r w:rsidR="00552623">
        <w:t xml:space="preserve">HQI distribution of PP is quite distinct </w:t>
      </w:r>
      <w:r w:rsidR="00F55031">
        <w:t xml:space="preserve">from the other labels </w:t>
      </w:r>
      <w:r w:rsidR="00552623">
        <w:t xml:space="preserve">when treated with </w:t>
      </w:r>
      <w:del w:id="430" w:author="Clough, Madeline" w:date="2024-04-30T11:30:00Z">
        <w:r w:rsidR="00552623" w:rsidDel="00D60912">
          <w:delText>Pearson correlation coefficient</w:delText>
        </w:r>
      </w:del>
      <w:ins w:id="431" w:author="Clough, Madeline" w:date="2024-04-30T11:30:00Z">
        <w:r w:rsidR="00D60912">
          <w:t>PCC</w:t>
        </w:r>
      </w:ins>
      <w:r w:rsidR="00552623">
        <w:t xml:space="preserve">, as it </w:t>
      </w:r>
      <w:r w:rsidR="00552623" w:rsidRPr="008B0B2C">
        <w:t xml:space="preserve">exhibits true </w:t>
      </w:r>
      <w:r w:rsidR="008B0B2C">
        <w:t>positive</w:t>
      </w:r>
      <w:r w:rsidR="00552623" w:rsidRPr="008B0B2C">
        <w:t xml:space="preserve"> </w:t>
      </w:r>
      <w:ins w:id="432" w:author="Clough, Madeline" w:date="2024-05-01T14:34:00Z">
        <w:r w:rsidR="00E3495D">
          <w:t xml:space="preserve">HQI </w:t>
        </w:r>
      </w:ins>
      <w:r w:rsidR="00552623" w:rsidRPr="008B0B2C">
        <w:t>scores</w:t>
      </w:r>
      <w:r w:rsidR="00552623">
        <w:t xml:space="preserve"> down to </w:t>
      </w:r>
      <w:r w:rsidR="00E91A69">
        <w:t xml:space="preserve">0.4 </w:t>
      </w:r>
      <w:del w:id="433" w:author="Clough, Madeline" w:date="2024-05-01T14:34:00Z">
        <w:r w:rsidR="00E91A69" w:rsidDel="00E3495D">
          <w:delText xml:space="preserve">in </w:delText>
        </w:r>
        <w:r w:rsidR="00E91A69" w:rsidRPr="00883E6F" w:rsidDel="00E3495D">
          <w:delText>similarity</w:delText>
        </w:r>
        <w:r w:rsidR="00CF3BCD" w:rsidRPr="00883E6F" w:rsidDel="00E3495D">
          <w:delText xml:space="preserve"> </w:delText>
        </w:r>
      </w:del>
      <w:r w:rsidR="00AD240A" w:rsidRPr="00E3495D">
        <w:rPr>
          <w:highlight w:val="green"/>
          <w:rPrChange w:id="434" w:author="Clough, Madeline" w:date="2024-05-01T14:34:00Z">
            <w:rPr/>
          </w:rPrChange>
        </w:rPr>
        <w:t xml:space="preserve">(Figure </w:t>
      </w:r>
      <w:r w:rsidR="004A518C" w:rsidRPr="00E3495D">
        <w:rPr>
          <w:highlight w:val="green"/>
          <w:rPrChange w:id="435" w:author="Clough, Madeline" w:date="2024-05-01T14:34:00Z">
            <w:rPr/>
          </w:rPrChange>
        </w:rPr>
        <w:t>S</w:t>
      </w:r>
      <w:r w:rsidR="00493B61" w:rsidRPr="00E3495D">
        <w:rPr>
          <w:highlight w:val="green"/>
          <w:rPrChange w:id="436" w:author="Clough, Madeline" w:date="2024-05-01T14:34:00Z">
            <w:rPr/>
          </w:rPrChange>
        </w:rPr>
        <w:t>4</w:t>
      </w:r>
      <w:r w:rsidR="00AD240A" w:rsidRPr="00E3495D">
        <w:rPr>
          <w:highlight w:val="green"/>
          <w:rPrChange w:id="437" w:author="Clough, Madeline" w:date="2024-05-01T14:34:00Z">
            <w:rPr/>
          </w:rPrChange>
        </w:rPr>
        <w:t>).</w:t>
      </w:r>
      <w:r w:rsidR="00AD240A" w:rsidRPr="00883E6F">
        <w:t xml:space="preserve"> </w:t>
      </w:r>
      <w:r w:rsidR="00E91A69" w:rsidRPr="00883E6F">
        <w:t xml:space="preserve">We hypothesize that the </w:t>
      </w:r>
      <w:r w:rsidR="00E84F52" w:rsidRPr="00883E6F">
        <w:t>differenc</w:t>
      </w:r>
      <w:r w:rsidR="00F55031" w:rsidRPr="00883E6F">
        <w:t xml:space="preserve">e in score distributions between classes could be due to </w:t>
      </w:r>
      <w:r w:rsidR="00842817" w:rsidRPr="00883E6F">
        <w:t xml:space="preserve">the impacts of signal-to-noise ratio, preprocessing steps performed by De Frond et al. in creation of the library, or </w:t>
      </w:r>
      <w:r w:rsidR="00C35182" w:rsidRPr="00883E6F">
        <w:t>a greater degree of environmental aging when compared to pristine reference spectra.</w:t>
      </w:r>
      <w:r w:rsidR="00495C4B" w:rsidRPr="00495C4B">
        <w:rPr>
          <w:vertAlign w:val="superscript"/>
        </w:rPr>
        <w:t>31,36</w:t>
      </w:r>
      <w:r w:rsidR="00495C4B">
        <w:t xml:space="preserve"> </w:t>
      </w:r>
      <w:r w:rsidR="006459CD" w:rsidRPr="00883E6F">
        <w:t xml:space="preserve">As mentioned earlier, </w:t>
      </w:r>
      <w:r w:rsidR="00836A4B" w:rsidRPr="00883E6F">
        <w:t>CC-</w:t>
      </w:r>
      <w:r w:rsidR="006459CD" w:rsidRPr="00883E6F">
        <w:t xml:space="preserve">CP ensures class-balanced </w:t>
      </w:r>
      <w:r w:rsidR="00076051" w:rsidRPr="00883E6F">
        <w:t xml:space="preserve">theoretical confidence rather than a </w:t>
      </w:r>
      <w:r w:rsidR="0016276E" w:rsidRPr="00883E6F">
        <w:t>distribution average theoretical confidence</w:t>
      </w:r>
      <w:r w:rsidR="006459CD" w:rsidRPr="00883E6F">
        <w:t xml:space="preserve"> </w:t>
      </w:r>
      <w:r w:rsidR="006459CD" w:rsidRPr="00E3495D">
        <w:rPr>
          <w:highlight w:val="green"/>
          <w:rPrChange w:id="438" w:author="Clough, Madeline" w:date="2024-05-01T14:34:00Z">
            <w:rPr/>
          </w:rPrChange>
        </w:rPr>
        <w:t>(</w:t>
      </w:r>
      <w:r w:rsidR="00A008CE" w:rsidRPr="00E3495D">
        <w:rPr>
          <w:highlight w:val="green"/>
          <w:rPrChange w:id="439" w:author="Clough, Madeline" w:date="2024-05-01T14:34:00Z">
            <w:rPr/>
          </w:rPrChange>
        </w:rPr>
        <w:t>Figure S</w:t>
      </w:r>
      <w:r w:rsidR="009144A5" w:rsidRPr="00E3495D">
        <w:rPr>
          <w:highlight w:val="green"/>
          <w:rPrChange w:id="440" w:author="Clough, Madeline" w:date="2024-05-01T14:34:00Z">
            <w:rPr/>
          </w:rPrChange>
        </w:rPr>
        <w:t>5</w:t>
      </w:r>
      <w:r w:rsidR="006459CD" w:rsidRPr="00E3495D">
        <w:rPr>
          <w:highlight w:val="green"/>
          <w:rPrChange w:id="441" w:author="Clough, Madeline" w:date="2024-05-01T14:34:00Z">
            <w:rPr/>
          </w:rPrChange>
        </w:rPr>
        <w:t>)</w:t>
      </w:r>
      <w:r w:rsidR="0016276E" w:rsidRPr="00E3495D">
        <w:rPr>
          <w:highlight w:val="green"/>
          <w:rPrChange w:id="442" w:author="Clough, Madeline" w:date="2024-05-01T14:34:00Z">
            <w:rPr/>
          </w:rPrChange>
        </w:rPr>
        <w:t>.</w:t>
      </w:r>
      <w:r w:rsidR="006459CD" w:rsidRPr="00883E6F">
        <w:t xml:space="preserve"> </w:t>
      </w:r>
      <w:r w:rsidR="0016276E" w:rsidRPr="00883E6F">
        <w:t xml:space="preserve">This </w:t>
      </w:r>
      <w:r w:rsidR="006B154C" w:rsidRPr="00883E6F">
        <w:t>guarantee r</w:t>
      </w:r>
      <w:r w:rsidR="006459CD" w:rsidRPr="00883E6F">
        <w:t>esult</w:t>
      </w:r>
      <w:r w:rsidR="006B154C" w:rsidRPr="00883E6F">
        <w:t>s</w:t>
      </w:r>
      <w:r w:rsidR="006459CD" w:rsidRPr="00883E6F">
        <w:t xml:space="preserve"> in more robust prediction sets at the expense of slightly larger set sizes (Figure </w:t>
      </w:r>
      <w:r w:rsidR="00887433">
        <w:t>5</w:t>
      </w:r>
      <w:r w:rsidR="006459CD" w:rsidRPr="00883E6F">
        <w:t>).</w:t>
      </w:r>
      <w:r w:rsidR="00C06292">
        <w:t xml:space="preserve"> </w:t>
      </w:r>
      <w:r w:rsidR="006459CD" w:rsidRPr="006459CD">
        <w:t>Additionally, we compared the performance of PCC and NN within the class-conditional CP framework</w:t>
      </w:r>
      <w:r w:rsidR="00C06292">
        <w:t xml:space="preserve">. </w:t>
      </w:r>
      <w:proofErr w:type="gramStart"/>
      <w:r w:rsidR="00FD05A6">
        <w:t>Similar to</w:t>
      </w:r>
      <w:proofErr w:type="gramEnd"/>
      <w:r w:rsidR="00FD05A6">
        <w:t xml:space="preserve"> traditional CP, we </w:t>
      </w:r>
      <w:del w:id="443" w:author="Clough, Madeline" w:date="2024-05-01T14:35:00Z">
        <w:r w:rsidR="00FD05A6" w:rsidDel="00E3495D">
          <w:delText xml:space="preserve">can </w:delText>
        </w:r>
      </w:del>
      <w:r w:rsidR="00FD05A6">
        <w:t xml:space="preserve">observe an advantage of NN over PCC with respect to the </w:t>
      </w:r>
      <w:commentRangeStart w:id="444"/>
      <w:r w:rsidR="00FD05A6">
        <w:t>mean set size</w:t>
      </w:r>
      <w:commentRangeEnd w:id="444"/>
      <w:r w:rsidR="005C78D5">
        <w:rPr>
          <w:rStyle w:val="CommentReference"/>
        </w:rPr>
        <w:commentReference w:id="444"/>
      </w:r>
      <w:r w:rsidR="00FD05A6">
        <w:t xml:space="preserve">. </w:t>
      </w:r>
      <w:r w:rsidR="00A949E7">
        <w:t>In addition</w:t>
      </w:r>
      <w:r w:rsidR="007275CA">
        <w:t xml:space="preserve"> to empirical coverage and average set size, there are other metrics that help evaluate the performance of CP</w:t>
      </w:r>
      <w:r w:rsidR="00A949E7">
        <w:t>.</w:t>
      </w:r>
      <w:r w:rsidR="007275CA">
        <w:t xml:space="preserve"> </w:t>
      </w:r>
      <w:r w:rsidR="00A949E7">
        <w:t>F</w:t>
      </w:r>
      <w:r w:rsidR="007275CA">
        <w:t>or example</w:t>
      </w:r>
      <w:r w:rsidR="00A949E7">
        <w:t>,</w:t>
      </w:r>
      <w:r w:rsidR="007275CA">
        <w:t xml:space="preserve"> the </w:t>
      </w:r>
      <w:r w:rsidR="007275CA" w:rsidRPr="007275CA">
        <w:t>proportion of prediction sets with one or zero classification labels</w:t>
      </w:r>
      <w:r w:rsidR="007275CA">
        <w:t xml:space="preserve"> </w:t>
      </w:r>
      <w:r w:rsidR="00A949E7" w:rsidRPr="005C78D5">
        <w:rPr>
          <w:highlight w:val="green"/>
          <w:rPrChange w:id="445" w:author="Clough, Madeline" w:date="2024-05-01T14:35:00Z">
            <w:rPr/>
          </w:rPrChange>
        </w:rPr>
        <w:t>(see Supporting Information</w:t>
      </w:r>
      <w:ins w:id="446" w:author="Clough, Madeline" w:date="2024-04-29T12:58:00Z">
        <w:r w:rsidR="00622B71" w:rsidRPr="005C78D5">
          <w:rPr>
            <w:highlight w:val="green"/>
            <w:rPrChange w:id="447" w:author="Clough, Madeline" w:date="2024-05-01T14:35:00Z">
              <w:rPr/>
            </w:rPrChange>
          </w:rPr>
          <w:t xml:space="preserve"> section </w:t>
        </w:r>
      </w:ins>
      <w:ins w:id="448" w:author="Clough, Madeline" w:date="2024-05-01T17:59:00Z">
        <w:r w:rsidR="00F1165D">
          <w:rPr>
            <w:highlight w:val="green"/>
          </w:rPr>
          <w:t>V</w:t>
        </w:r>
      </w:ins>
      <w:r w:rsidR="00A949E7" w:rsidRPr="005C78D5">
        <w:rPr>
          <w:highlight w:val="green"/>
          <w:rPrChange w:id="449" w:author="Clough, Madeline" w:date="2024-05-01T14:35:00Z">
            <w:rPr/>
          </w:rPrChange>
        </w:rPr>
        <w:t>)</w:t>
      </w:r>
      <w:r w:rsidR="007275CA" w:rsidRPr="005C78D5">
        <w:rPr>
          <w:highlight w:val="green"/>
          <w:rPrChange w:id="450" w:author="Clough, Madeline" w:date="2024-05-01T14:35:00Z">
            <w:rPr/>
          </w:rPrChange>
        </w:rPr>
        <w:t>.</w:t>
      </w:r>
    </w:p>
    <w:p w14:paraId="049EBAD0" w14:textId="77777777" w:rsidR="00EE30CA" w:rsidRPr="00644ABA" w:rsidRDefault="00EE30CA">
      <w:pPr>
        <w:spacing w:after="0"/>
        <w:jc w:val="left"/>
        <w:rPr>
          <w:i/>
          <w:iCs/>
        </w:rPr>
      </w:pPr>
    </w:p>
    <w:p w14:paraId="47A14B83" w14:textId="77777777" w:rsidR="00186827" w:rsidRPr="00644ABA" w:rsidRDefault="00186827" w:rsidP="002B4800">
      <w:pPr>
        <w:pStyle w:val="TAMainText"/>
        <w:ind w:firstLine="0"/>
        <w:rPr>
          <w:rFonts w:cs="Times"/>
          <w:i/>
          <w:iCs/>
        </w:rPr>
      </w:pPr>
      <w:r w:rsidRPr="00644ABA">
        <w:rPr>
          <w:rFonts w:cs="Times"/>
          <w:i/>
          <w:iCs/>
        </w:rPr>
        <w:t xml:space="preserve">Comparing the Performance of </w:t>
      </w:r>
      <w:proofErr w:type="spellStart"/>
      <w:r w:rsidR="00EE30CA" w:rsidRPr="00644ABA">
        <w:rPr>
          <w:rFonts w:cs="Times"/>
          <w:i/>
          <w:iCs/>
        </w:rPr>
        <w:t>KnowItAll</w:t>
      </w:r>
      <w:proofErr w:type="spellEnd"/>
      <w:r w:rsidR="00EE30CA" w:rsidRPr="00644ABA">
        <w:rPr>
          <w:rFonts w:cs="Times"/>
          <w:i/>
          <w:iCs/>
        </w:rPr>
        <w:t xml:space="preserve"> </w:t>
      </w:r>
      <w:r w:rsidRPr="00644ABA">
        <w:rPr>
          <w:rFonts w:cs="Times"/>
          <w:i/>
          <w:iCs/>
        </w:rPr>
        <w:t>and the Conformal Prediction Framework</w:t>
      </w:r>
    </w:p>
    <w:p w14:paraId="7FE51A7D" w14:textId="1D76F456" w:rsidR="005A56AA" w:rsidRDefault="00D25B85" w:rsidP="005A56AA">
      <w:pPr>
        <w:pStyle w:val="TAMainText"/>
        <w:ind w:firstLine="180"/>
        <w:rPr>
          <w:rFonts w:cs="Times"/>
        </w:rPr>
      </w:pPr>
      <w:r w:rsidRPr="00EC6B97">
        <w:rPr>
          <w:rFonts w:cs="Times"/>
          <w:b/>
          <w:bCs/>
        </w:rPr>
        <w:t xml:space="preserve">Conformal prediction reduces the mean prediction set size </w:t>
      </w:r>
      <w:r w:rsidR="00E43B12" w:rsidRPr="00EC6B97">
        <w:rPr>
          <w:rFonts w:cs="Times"/>
          <w:b/>
          <w:bCs/>
        </w:rPr>
        <w:t xml:space="preserve">and guarantees confidence when compared to </w:t>
      </w:r>
      <w:proofErr w:type="spellStart"/>
      <w:r w:rsidR="00E43B12" w:rsidRPr="00EC6B97">
        <w:rPr>
          <w:rFonts w:cs="Times"/>
          <w:b/>
          <w:bCs/>
        </w:rPr>
        <w:t>KnowItAll</w:t>
      </w:r>
      <w:proofErr w:type="spellEnd"/>
      <w:r w:rsidR="00E43B12" w:rsidRPr="00EC6B97">
        <w:rPr>
          <w:rFonts w:cs="Times"/>
          <w:b/>
          <w:bCs/>
        </w:rPr>
        <w:t>.</w:t>
      </w:r>
      <w:r w:rsidR="00A94221" w:rsidRPr="00131F0F">
        <w:rPr>
          <w:rFonts w:cs="Times"/>
        </w:rPr>
        <w:t xml:space="preserve"> To showcase the advantage of using conformal prediction in routine </w:t>
      </w:r>
      <w:r w:rsidR="00812CBA" w:rsidRPr="00131F0F">
        <w:rPr>
          <w:rFonts w:cs="Times"/>
        </w:rPr>
        <w:t>environmental</w:t>
      </w:r>
      <w:r w:rsidR="00A94221" w:rsidRPr="00131F0F">
        <w:rPr>
          <w:rFonts w:cs="Times"/>
        </w:rPr>
        <w:t xml:space="preserve"> microplastic identification, we compared the </w:t>
      </w:r>
      <w:r w:rsidR="00AE68D6" w:rsidRPr="00131F0F">
        <w:rPr>
          <w:rFonts w:cs="Times"/>
        </w:rPr>
        <w:t>matching</w:t>
      </w:r>
      <w:r w:rsidR="00A94221" w:rsidRPr="00131F0F">
        <w:rPr>
          <w:rFonts w:cs="Times"/>
        </w:rPr>
        <w:t xml:space="preserve"> of </w:t>
      </w:r>
      <w:r w:rsidR="00AE68D6" w:rsidRPr="00131F0F">
        <w:rPr>
          <w:rFonts w:cs="Times"/>
        </w:rPr>
        <w:t xml:space="preserve">FLOPP-e </w:t>
      </w:r>
      <w:del w:id="451" w:author="Clough, Madeline" w:date="2024-04-30T11:30:00Z">
        <w:r w:rsidR="00AE68D6" w:rsidRPr="00131F0F" w:rsidDel="00D60912">
          <w:rPr>
            <w:rFonts w:cs="Times"/>
          </w:rPr>
          <w:delText xml:space="preserve">polyethylene </w:delText>
        </w:r>
      </w:del>
      <w:ins w:id="452" w:author="Clough, Madeline" w:date="2024-04-30T11:30:00Z">
        <w:r w:rsidR="00D60912">
          <w:rPr>
            <w:rFonts w:cs="Times"/>
          </w:rPr>
          <w:t>PE</w:t>
        </w:r>
        <w:r w:rsidR="00D60912" w:rsidRPr="00131F0F">
          <w:rPr>
            <w:rFonts w:cs="Times"/>
          </w:rPr>
          <w:t xml:space="preserve"> </w:t>
        </w:r>
      </w:ins>
      <w:r w:rsidR="00AE68D6" w:rsidRPr="00131F0F">
        <w:rPr>
          <w:rFonts w:cs="Times"/>
        </w:rPr>
        <w:t xml:space="preserve">and </w:t>
      </w:r>
      <w:del w:id="453" w:author="Clough, Madeline" w:date="2024-04-30T11:30:00Z">
        <w:r w:rsidR="00AE68D6" w:rsidRPr="00131F0F" w:rsidDel="00D60912">
          <w:rPr>
            <w:rFonts w:cs="Times"/>
          </w:rPr>
          <w:delText xml:space="preserve">polypropylene </w:delText>
        </w:r>
      </w:del>
      <w:ins w:id="454" w:author="Clough, Madeline" w:date="2024-04-30T11:30:00Z">
        <w:r w:rsidR="00D60912">
          <w:rPr>
            <w:rFonts w:cs="Times"/>
          </w:rPr>
          <w:t>PP</w:t>
        </w:r>
        <w:r w:rsidR="00D60912" w:rsidRPr="00131F0F">
          <w:rPr>
            <w:rFonts w:cs="Times"/>
          </w:rPr>
          <w:t xml:space="preserve"> </w:t>
        </w:r>
      </w:ins>
      <w:r w:rsidR="00AE68D6" w:rsidRPr="00131F0F">
        <w:rPr>
          <w:rFonts w:cs="Times"/>
        </w:rPr>
        <w:t xml:space="preserve">spectra </w:t>
      </w:r>
      <w:r w:rsidR="007B225B" w:rsidRPr="00131F0F">
        <w:rPr>
          <w:rFonts w:cs="Times"/>
        </w:rPr>
        <w:t xml:space="preserve">to all classes of FLOPP spectra </w:t>
      </w:r>
      <w:r w:rsidR="00D449C5">
        <w:rPr>
          <w:rFonts w:cs="Times"/>
        </w:rPr>
        <w:t xml:space="preserve">with both </w:t>
      </w:r>
      <w:proofErr w:type="spellStart"/>
      <w:r w:rsidR="00AE68D6" w:rsidRPr="00131F0F">
        <w:rPr>
          <w:rFonts w:cs="Times"/>
        </w:rPr>
        <w:t>KnowItAll</w:t>
      </w:r>
      <w:r w:rsidR="00812CBA" w:rsidRPr="00131F0F">
        <w:rPr>
          <w:rFonts w:cs="Times"/>
        </w:rPr>
        <w:t>’s</w:t>
      </w:r>
      <w:proofErr w:type="spellEnd"/>
      <w:r w:rsidR="00812CBA" w:rsidRPr="00131F0F">
        <w:rPr>
          <w:rFonts w:cs="Times"/>
        </w:rPr>
        <w:t xml:space="preserve"> default correlation metric </w:t>
      </w:r>
      <w:r w:rsidR="00D449C5">
        <w:rPr>
          <w:rFonts w:cs="Times"/>
        </w:rPr>
        <w:t>and</w:t>
      </w:r>
      <w:r w:rsidR="00812CBA" w:rsidRPr="00131F0F">
        <w:rPr>
          <w:rFonts w:cs="Times"/>
        </w:rPr>
        <w:t xml:space="preserve"> conformal prediction </w:t>
      </w:r>
      <w:r w:rsidR="00D449C5">
        <w:rPr>
          <w:rFonts w:cs="Times"/>
        </w:rPr>
        <w:t>using</w:t>
      </w:r>
      <w:r w:rsidR="00812CBA" w:rsidRPr="00131F0F">
        <w:rPr>
          <w:rFonts w:cs="Times"/>
        </w:rPr>
        <w:t xml:space="preserve"> PCC and NN</w:t>
      </w:r>
      <w:r w:rsidR="00D449C5">
        <w:rPr>
          <w:rFonts w:cs="Times"/>
        </w:rPr>
        <w:t xml:space="preserve"> metrics</w:t>
      </w:r>
      <w:r w:rsidR="00812CBA" w:rsidRPr="00131F0F">
        <w:rPr>
          <w:rFonts w:cs="Times"/>
        </w:rPr>
        <w:t>.</w:t>
      </w:r>
      <w:r w:rsidR="00AE68D6" w:rsidRPr="00131F0F">
        <w:rPr>
          <w:rFonts w:cs="Times"/>
        </w:rPr>
        <w:t xml:space="preserve"> </w:t>
      </w:r>
      <w:r w:rsidR="00B45B76" w:rsidRPr="00EC6B97">
        <w:rPr>
          <w:rFonts w:cs="Times"/>
        </w:rPr>
        <w:t>While the analysis pipeline of K</w:t>
      </w:r>
      <w:ins w:id="455" w:author="Clough, Madeline" w:date="2024-04-29T12:59:00Z">
        <w:r w:rsidR="00622B71">
          <w:rPr>
            <w:rFonts w:cs="Times"/>
          </w:rPr>
          <w:t>IA</w:t>
        </w:r>
      </w:ins>
      <w:del w:id="456" w:author="Clough, Madeline" w:date="2024-04-29T12:59:00Z">
        <w:r w:rsidR="00B45B76" w:rsidRPr="00EC6B97" w:rsidDel="00622B71">
          <w:rPr>
            <w:rFonts w:cs="Times"/>
          </w:rPr>
          <w:delText>nowItAll</w:delText>
        </w:r>
      </w:del>
      <w:r w:rsidR="00B45B76" w:rsidRPr="00EC6B97">
        <w:rPr>
          <w:rFonts w:cs="Times"/>
        </w:rPr>
        <w:t xml:space="preserve">’s </w:t>
      </w:r>
      <w:proofErr w:type="spellStart"/>
      <w:r w:rsidR="00B45B76" w:rsidRPr="00EC6B97">
        <w:rPr>
          <w:rFonts w:cs="Times"/>
        </w:rPr>
        <w:t>SearchIt</w:t>
      </w:r>
      <w:proofErr w:type="spellEnd"/>
      <w:r w:rsidR="00B45B76" w:rsidRPr="00EC6B97">
        <w:rPr>
          <w:rFonts w:cs="Times"/>
        </w:rPr>
        <w:t xml:space="preserve"> function does not </w:t>
      </w:r>
      <w:r w:rsidR="00D449C5">
        <w:rPr>
          <w:rFonts w:cs="Times"/>
        </w:rPr>
        <w:t>quantify uncertainty</w:t>
      </w:r>
      <w:r w:rsidR="00107BF5" w:rsidRPr="00EC6B97">
        <w:rPr>
          <w:rFonts w:cs="Times"/>
        </w:rPr>
        <w:t xml:space="preserve"> in spectral identification, we chose to </w:t>
      </w:r>
      <w:r w:rsidR="0079259E" w:rsidRPr="00EC6B97">
        <w:rPr>
          <w:rFonts w:cs="Times"/>
        </w:rPr>
        <w:t>view the results through a conformal-prediction lens</w:t>
      </w:r>
      <w:r w:rsidR="004106EE" w:rsidRPr="00EC6B97">
        <w:rPr>
          <w:rFonts w:cs="Times"/>
        </w:rPr>
        <w:t>. To do so,</w:t>
      </w:r>
      <w:r w:rsidR="0079259E" w:rsidRPr="00EC6B97">
        <w:rPr>
          <w:rFonts w:cs="Times"/>
        </w:rPr>
        <w:t xml:space="preserve"> </w:t>
      </w:r>
      <w:r w:rsidR="004106EE" w:rsidRPr="00EC6B97">
        <w:rPr>
          <w:rFonts w:cs="Times"/>
        </w:rPr>
        <w:t>we equate</w:t>
      </w:r>
      <w:r w:rsidR="0079259E" w:rsidRPr="00EC6B97">
        <w:rPr>
          <w:rFonts w:cs="Times"/>
        </w:rPr>
        <w:t xml:space="preserve"> the proportion of instances that KIA </w:t>
      </w:r>
      <w:r w:rsidR="0079259E" w:rsidRPr="00EC6B97">
        <w:rPr>
          <w:rFonts w:cs="Times"/>
        </w:rPr>
        <w:lastRenderedPageBreak/>
        <w:t xml:space="preserve">returns </w:t>
      </w:r>
      <w:r w:rsidR="004106EE" w:rsidRPr="00EC6B97">
        <w:rPr>
          <w:rFonts w:cs="Times"/>
        </w:rPr>
        <w:t xml:space="preserve">the correct label for a query spectrum </w:t>
      </w:r>
      <w:r w:rsidR="003303A0">
        <w:rPr>
          <w:rFonts w:cs="Times"/>
        </w:rPr>
        <w:t>with</w:t>
      </w:r>
      <w:r w:rsidR="004106EE" w:rsidRPr="00EC6B97">
        <w:rPr>
          <w:rFonts w:cs="Times"/>
        </w:rPr>
        <w:t xml:space="preserve"> </w:t>
      </w:r>
      <w:r w:rsidR="00DE2AE8" w:rsidRPr="00EC6B97">
        <w:rPr>
          <w:rFonts w:cs="Times"/>
        </w:rPr>
        <w:t>the empirical confidence associated with a prediction set generated with CP.</w:t>
      </w:r>
      <w:r w:rsidR="00C06F2F" w:rsidRPr="00EC6B97">
        <w:rPr>
          <w:rFonts w:cs="Times"/>
        </w:rPr>
        <w:t xml:space="preserve"> </w:t>
      </w:r>
      <w:r w:rsidR="000C1BBC" w:rsidRPr="00EC6B97">
        <w:rPr>
          <w:rFonts w:cs="Times"/>
        </w:rPr>
        <w:t>Thus,</w:t>
      </w:r>
      <w:r w:rsidR="004106EE" w:rsidRPr="00EC6B97">
        <w:rPr>
          <w:rFonts w:cs="Times"/>
        </w:rPr>
        <w:t xml:space="preserve"> </w:t>
      </w:r>
      <w:proofErr w:type="spellStart"/>
      <w:r w:rsidR="001E0949" w:rsidRPr="00131F0F">
        <w:rPr>
          <w:rFonts w:cs="Times"/>
        </w:rPr>
        <w:t>KnowItAll’s</w:t>
      </w:r>
      <w:proofErr w:type="spellEnd"/>
      <w:r w:rsidR="001E0949" w:rsidRPr="00131F0F">
        <w:rPr>
          <w:rFonts w:cs="Times"/>
        </w:rPr>
        <w:t xml:space="preserve"> </w:t>
      </w:r>
      <w:r w:rsidR="000C1BBC" w:rsidRPr="00EC6B97">
        <w:rPr>
          <w:rFonts w:cs="Times"/>
        </w:rPr>
        <w:t>“</w:t>
      </w:r>
      <w:r w:rsidR="004230BD" w:rsidRPr="00131F0F">
        <w:rPr>
          <w:rFonts w:cs="Times"/>
        </w:rPr>
        <w:t xml:space="preserve">empirical </w:t>
      </w:r>
      <w:r w:rsidR="001E0949" w:rsidRPr="00131F0F">
        <w:rPr>
          <w:rFonts w:cs="Times"/>
        </w:rPr>
        <w:t>confidence</w:t>
      </w:r>
      <w:r w:rsidR="000C1BBC" w:rsidRPr="00EC6B97">
        <w:rPr>
          <w:rFonts w:cs="Times"/>
        </w:rPr>
        <w:t>”</w:t>
      </w:r>
      <w:r w:rsidR="001E0949" w:rsidRPr="00131F0F">
        <w:rPr>
          <w:rFonts w:cs="Times"/>
        </w:rPr>
        <w:t xml:space="preserve"> was defined as the proportion of query spectra </w:t>
      </w:r>
      <w:r w:rsidR="00624E86" w:rsidRPr="00131F0F">
        <w:rPr>
          <w:rFonts w:cs="Times"/>
        </w:rPr>
        <w:t xml:space="preserve">per </w:t>
      </w:r>
      <w:r w:rsidR="003020C2">
        <w:rPr>
          <w:rFonts w:cs="Times"/>
        </w:rPr>
        <w:t>polymer label</w:t>
      </w:r>
      <w:r w:rsidR="003020C2" w:rsidRPr="00131F0F">
        <w:rPr>
          <w:rFonts w:cs="Times"/>
        </w:rPr>
        <w:t xml:space="preserve"> </w:t>
      </w:r>
      <w:r w:rsidR="00624E86" w:rsidRPr="00131F0F">
        <w:rPr>
          <w:rFonts w:cs="Times"/>
        </w:rPr>
        <w:t>(FLOPP-e PE and PP) that were matched to a FLOPP spectrum</w:t>
      </w:r>
      <w:r w:rsidR="0000560C" w:rsidRPr="00131F0F">
        <w:rPr>
          <w:rFonts w:cs="Times"/>
        </w:rPr>
        <w:t xml:space="preserve"> of the correct label</w:t>
      </w:r>
      <w:r w:rsidR="00624E86" w:rsidRPr="00131F0F">
        <w:rPr>
          <w:rFonts w:cs="Times"/>
        </w:rPr>
        <w:t xml:space="preserve"> </w:t>
      </w:r>
      <w:r w:rsidR="0000560C" w:rsidRPr="00131F0F">
        <w:rPr>
          <w:rFonts w:cs="Times"/>
        </w:rPr>
        <w:t>with an HQI</w:t>
      </w:r>
      <w:r w:rsidR="00CB70BA" w:rsidRPr="00131F0F">
        <w:rPr>
          <w:rFonts w:cs="Times"/>
        </w:rPr>
        <w:t xml:space="preserve"> </w:t>
      </w:r>
      <w:r w:rsidR="0000560C" w:rsidRPr="00131F0F">
        <w:rPr>
          <w:rFonts w:cs="Times"/>
        </w:rPr>
        <w:t>≥ 0.7.</w:t>
      </w:r>
      <w:r w:rsidR="001A0720" w:rsidRPr="00131F0F">
        <w:rPr>
          <w:rFonts w:cs="Times"/>
        </w:rPr>
        <w:t xml:space="preserve"> </w:t>
      </w:r>
      <w:r w:rsidR="00B67F2B" w:rsidRPr="00131F0F">
        <w:rPr>
          <w:rFonts w:cs="Times"/>
        </w:rPr>
        <w:t>T</w:t>
      </w:r>
      <w:r w:rsidR="00C06F2F" w:rsidRPr="00EC6B97">
        <w:rPr>
          <w:rFonts w:cs="Times"/>
        </w:rPr>
        <w:t>h</w:t>
      </w:r>
      <w:r w:rsidR="00851F5C" w:rsidRPr="00EC6B97">
        <w:rPr>
          <w:rFonts w:cs="Times"/>
        </w:rPr>
        <w:t xml:space="preserve">e </w:t>
      </w:r>
      <w:r w:rsidR="00C909E4">
        <w:rPr>
          <w:rFonts w:cs="Times"/>
        </w:rPr>
        <w:t>observed</w:t>
      </w:r>
      <w:r w:rsidR="00851F5C" w:rsidRPr="00EC6B97">
        <w:rPr>
          <w:rFonts w:cs="Times"/>
        </w:rPr>
        <w:t xml:space="preserve"> confidence </w:t>
      </w:r>
      <w:r w:rsidR="00B67F2B" w:rsidRPr="00131F0F">
        <w:rPr>
          <w:rFonts w:cs="Times"/>
        </w:rPr>
        <w:t xml:space="preserve">of KIA </w:t>
      </w:r>
      <w:r w:rsidR="00D449C5">
        <w:rPr>
          <w:rFonts w:cs="Times"/>
        </w:rPr>
        <w:t>(</w:t>
      </w:r>
      <w:r w:rsidR="00B67F2B" w:rsidRPr="00131F0F">
        <w:rPr>
          <w:rFonts w:cs="Times"/>
        </w:rPr>
        <w:t>~94% for PE and ~82% for PP</w:t>
      </w:r>
      <w:r w:rsidR="00D449C5">
        <w:rPr>
          <w:rFonts w:cs="Times"/>
        </w:rPr>
        <w:t>)</w:t>
      </w:r>
      <w:r w:rsidR="00851F5C" w:rsidRPr="00EC6B97">
        <w:rPr>
          <w:rFonts w:cs="Times"/>
        </w:rPr>
        <w:t xml:space="preserve"> </w:t>
      </w:r>
      <w:r w:rsidR="003F7C05" w:rsidRPr="00EC6B97">
        <w:rPr>
          <w:rFonts w:cs="Times"/>
        </w:rPr>
        <w:t xml:space="preserve">was </w:t>
      </w:r>
      <w:r w:rsidR="00E00395" w:rsidRPr="00EC6B97">
        <w:rPr>
          <w:rFonts w:cs="Times"/>
        </w:rPr>
        <w:t xml:space="preserve">used to inform the </w:t>
      </w:r>
      <w:r w:rsidR="002D0FD2" w:rsidRPr="00EC6B97">
        <w:rPr>
          <w:rFonts w:cs="Times"/>
        </w:rPr>
        <w:t>theoretical confidence of the</w:t>
      </w:r>
      <w:r w:rsidR="003F7C05" w:rsidRPr="00EC6B97">
        <w:rPr>
          <w:rFonts w:cs="Times"/>
        </w:rPr>
        <w:t xml:space="preserve"> compared</w:t>
      </w:r>
      <w:r w:rsidR="002D0FD2" w:rsidRPr="00EC6B97">
        <w:rPr>
          <w:rFonts w:cs="Times"/>
        </w:rPr>
        <w:t xml:space="preserve"> </w:t>
      </w:r>
      <w:del w:id="457" w:author="Clough, Madeline" w:date="2024-04-30T11:30:00Z">
        <w:r w:rsidR="002D0FD2" w:rsidRPr="00EC6B97" w:rsidDel="00D60912">
          <w:rPr>
            <w:rFonts w:cs="Times"/>
          </w:rPr>
          <w:delText>conformal prediction</w:delText>
        </w:r>
      </w:del>
      <w:ins w:id="458" w:author="Clough, Madeline" w:date="2024-04-30T11:30:00Z">
        <w:r w:rsidR="00D60912">
          <w:rPr>
            <w:rFonts w:cs="Times"/>
          </w:rPr>
          <w:t>CP</w:t>
        </w:r>
      </w:ins>
      <w:r w:rsidR="002D0FD2" w:rsidRPr="00EC6B97">
        <w:rPr>
          <w:rFonts w:cs="Times"/>
        </w:rPr>
        <w:t xml:space="preserve"> methods</w:t>
      </w:r>
      <w:r w:rsidR="00AC28E5" w:rsidRPr="00EC6B97">
        <w:rPr>
          <w:rFonts w:cs="Times"/>
        </w:rPr>
        <w:t xml:space="preserve"> (</w:t>
      </w:r>
      <w:r w:rsidR="005C0D31">
        <w:rPr>
          <w:rFonts w:cs="Times"/>
        </w:rPr>
        <w:t>94% [</w:t>
      </w:r>
      <w:r w:rsidR="00131F0F" w:rsidRPr="00EC6B97">
        <w:rPr>
          <w:rFonts w:cs="Times"/>
        </w:rPr>
        <w:t>α</w:t>
      </w:r>
      <w:r w:rsidR="00AC28E5" w:rsidRPr="00EC6B97">
        <w:rPr>
          <w:rFonts w:cs="Times"/>
        </w:rPr>
        <w:t xml:space="preserve"> = </w:t>
      </w:r>
      <w:r w:rsidR="00131F0F" w:rsidRPr="00EC6B97">
        <w:rPr>
          <w:rFonts w:cs="Times"/>
        </w:rPr>
        <w:t>0.06</w:t>
      </w:r>
      <w:r w:rsidR="005C0D31">
        <w:rPr>
          <w:rFonts w:cs="Times"/>
        </w:rPr>
        <w:t>]</w:t>
      </w:r>
      <w:r w:rsidR="00131F0F" w:rsidRPr="00EC6B97">
        <w:rPr>
          <w:rFonts w:cs="Times"/>
        </w:rPr>
        <w:t xml:space="preserve"> </w:t>
      </w:r>
      <w:r w:rsidR="00AC28E5" w:rsidRPr="00EC6B97">
        <w:rPr>
          <w:rFonts w:cs="Times"/>
        </w:rPr>
        <w:t>for PE and</w:t>
      </w:r>
      <w:r w:rsidR="00131F0F" w:rsidRPr="00EC6B97">
        <w:rPr>
          <w:rFonts w:cs="Times"/>
        </w:rPr>
        <w:t xml:space="preserve"> </w:t>
      </w:r>
      <w:r w:rsidR="005C0D31">
        <w:rPr>
          <w:rFonts w:cs="Times"/>
        </w:rPr>
        <w:t xml:space="preserve">82% </w:t>
      </w:r>
      <w:r w:rsidR="00433953">
        <w:rPr>
          <w:rFonts w:cs="Times"/>
        </w:rPr>
        <w:t>[</w:t>
      </w:r>
      <w:r w:rsidR="00131F0F" w:rsidRPr="00EC6B97">
        <w:rPr>
          <w:rFonts w:cs="Times"/>
        </w:rPr>
        <w:t xml:space="preserve">α </w:t>
      </w:r>
      <w:r w:rsidR="00AC28E5" w:rsidRPr="00EC6B97">
        <w:rPr>
          <w:rFonts w:cs="Times"/>
        </w:rPr>
        <w:t>=</w:t>
      </w:r>
      <w:r w:rsidR="00131F0F" w:rsidRPr="00EC6B97">
        <w:rPr>
          <w:rFonts w:cs="Times"/>
        </w:rPr>
        <w:t xml:space="preserve"> 0.18</w:t>
      </w:r>
      <w:r w:rsidR="00433953">
        <w:rPr>
          <w:rFonts w:cs="Times"/>
        </w:rPr>
        <w:t>]</w:t>
      </w:r>
      <w:r w:rsidR="00AC28E5" w:rsidRPr="00EC6B97">
        <w:rPr>
          <w:rFonts w:cs="Times"/>
        </w:rPr>
        <w:t xml:space="preserve"> for PP)</w:t>
      </w:r>
      <w:r w:rsidR="002D0FD2" w:rsidRPr="00EC6B97">
        <w:rPr>
          <w:rFonts w:cs="Times"/>
        </w:rPr>
        <w:t>, s</w:t>
      </w:r>
      <w:r w:rsidR="00E83C23" w:rsidRPr="00131F0F">
        <w:rPr>
          <w:rFonts w:cs="Times"/>
        </w:rPr>
        <w:t>uch that the differences in mean prediction set size were highlighted. As opposed to the mean set size for KIA, here defined as the average number of spectral classes</w:t>
      </w:r>
      <w:r w:rsidR="00DF533F" w:rsidRPr="00131F0F">
        <w:rPr>
          <w:rFonts w:cs="Times"/>
        </w:rPr>
        <w:t xml:space="preserve"> returned with HQI</w:t>
      </w:r>
      <w:r w:rsidR="00752E46" w:rsidRPr="00131F0F">
        <w:rPr>
          <w:rFonts w:cs="Times"/>
        </w:rPr>
        <w:t xml:space="preserve"> ≥</w:t>
      </w:r>
      <w:r w:rsidR="00DF533F" w:rsidRPr="00131F0F">
        <w:rPr>
          <w:rFonts w:cs="Times"/>
        </w:rPr>
        <w:t xml:space="preserve"> 0.7 per query spectrum, the use of CP with PCC or NN </w:t>
      </w:r>
      <w:r w:rsidR="00960E77" w:rsidRPr="00131F0F">
        <w:rPr>
          <w:rFonts w:cs="Times"/>
        </w:rPr>
        <w:t>similarity</w:t>
      </w:r>
      <w:r w:rsidR="00DF533F" w:rsidRPr="00131F0F">
        <w:rPr>
          <w:rFonts w:cs="Times"/>
        </w:rPr>
        <w:t xml:space="preserve"> metrics </w:t>
      </w:r>
      <w:r w:rsidR="00160BA1" w:rsidRPr="00131F0F">
        <w:rPr>
          <w:rFonts w:cs="Times"/>
        </w:rPr>
        <w:t xml:space="preserve">decreases </w:t>
      </w:r>
      <w:r w:rsidR="00762E56" w:rsidRPr="00131F0F">
        <w:rPr>
          <w:rFonts w:cs="Times"/>
        </w:rPr>
        <w:t xml:space="preserve">the number </w:t>
      </w:r>
      <w:r w:rsidR="00762E56" w:rsidRPr="00E57EF2">
        <w:rPr>
          <w:rFonts w:cs="Times"/>
        </w:rPr>
        <w:t xml:space="preserve">of labels returned and provides </w:t>
      </w:r>
      <w:del w:id="459" w:author="Clough, Madeline" w:date="2024-05-01T14:37:00Z">
        <w:r w:rsidR="00762E56" w:rsidRPr="00E57EF2" w:rsidDel="005C78D5">
          <w:rPr>
            <w:rFonts w:cs="Times"/>
          </w:rPr>
          <w:delText xml:space="preserve">a </w:delText>
        </w:r>
      </w:del>
      <w:r w:rsidR="00762E56" w:rsidRPr="005C78D5">
        <w:rPr>
          <w:rFonts w:cs="Times"/>
        </w:rPr>
        <w:t>guarantee</w:t>
      </w:r>
      <w:r w:rsidR="00400586" w:rsidRPr="005C78D5">
        <w:rPr>
          <w:rFonts w:cs="Times"/>
        </w:rPr>
        <w:t>d</w:t>
      </w:r>
      <w:r w:rsidR="00762E56" w:rsidRPr="005C78D5">
        <w:rPr>
          <w:rFonts w:cs="Times"/>
        </w:rPr>
        <w:t xml:space="preserve"> </w:t>
      </w:r>
      <w:del w:id="460" w:author="Clough, Madeline" w:date="2024-05-01T14:37:00Z">
        <w:r w:rsidR="00073A9D" w:rsidRPr="005C78D5" w:rsidDel="005C78D5">
          <w:rPr>
            <w:rFonts w:cs="Times"/>
          </w:rPr>
          <w:delText>un</w:delText>
        </w:r>
      </w:del>
      <w:r w:rsidR="00400586" w:rsidRPr="005C78D5">
        <w:rPr>
          <w:rFonts w:cs="Times"/>
        </w:rPr>
        <w:t>certainty</w:t>
      </w:r>
      <w:r w:rsidR="00762E56" w:rsidRPr="00E57EF2">
        <w:rPr>
          <w:rFonts w:cs="Times"/>
        </w:rPr>
        <w:t xml:space="preserve"> in the match</w:t>
      </w:r>
      <w:r w:rsidR="00D14272" w:rsidRPr="00EC6B97">
        <w:rPr>
          <w:rFonts w:cs="Times"/>
        </w:rPr>
        <w:t xml:space="preserve"> (Figure 7)</w:t>
      </w:r>
      <w:r w:rsidR="00DF533F" w:rsidRPr="00E57EF2">
        <w:rPr>
          <w:rFonts w:cs="Times"/>
        </w:rPr>
        <w:t>.</w:t>
      </w:r>
      <w:r w:rsidR="009F5E3D">
        <w:rPr>
          <w:rFonts w:cs="Times"/>
        </w:rPr>
        <w:t xml:space="preserve"> </w:t>
      </w:r>
    </w:p>
    <w:p w14:paraId="0CB5EC90" w14:textId="224B6CBA" w:rsidR="00887570" w:rsidRPr="00887570" w:rsidRDefault="005A56AA" w:rsidP="00883E6F">
      <w:pPr>
        <w:pStyle w:val="TAMainText"/>
        <w:keepNext/>
        <w:ind w:firstLine="0"/>
      </w:pPr>
      <w:r>
        <w:rPr>
          <w:rFonts w:cs="Times"/>
          <w:noProof/>
        </w:rPr>
        <w:lastRenderedPageBreak/>
        <w:drawing>
          <wp:anchor distT="0" distB="0" distL="114300" distR="114300" simplePos="0" relativeHeight="251656192" behindDoc="1" locked="0" layoutInCell="1" allowOverlap="1" wp14:anchorId="316093B8" wp14:editId="4B6FE92E">
            <wp:simplePos x="0" y="0"/>
            <wp:positionH relativeFrom="column">
              <wp:posOffset>-26670</wp:posOffset>
            </wp:positionH>
            <wp:positionV relativeFrom="paragraph">
              <wp:posOffset>208915</wp:posOffset>
            </wp:positionV>
            <wp:extent cx="2828290" cy="4815840"/>
            <wp:effectExtent l="0" t="0" r="0" b="3810"/>
            <wp:wrapTopAndBottom/>
            <wp:docPr id="1362977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7790" name="Picture 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28290" cy="4815840"/>
                    </a:xfrm>
                    <a:prstGeom prst="rect">
                      <a:avLst/>
                    </a:prstGeom>
                  </pic:spPr>
                </pic:pic>
              </a:graphicData>
            </a:graphic>
          </wp:anchor>
        </w:drawing>
      </w:r>
    </w:p>
    <w:p w14:paraId="6BA0A637" w14:textId="58CC36D9" w:rsidR="00887570" w:rsidRPr="002866AD" w:rsidRDefault="00887570" w:rsidP="00887570">
      <w:pPr>
        <w:pStyle w:val="VAFigureCaption"/>
        <w:rPr>
          <w:rFonts w:cs="Times"/>
          <w:bCs/>
          <w:noProof/>
        </w:rPr>
      </w:pPr>
      <w:r w:rsidRPr="002866AD">
        <w:rPr>
          <w:b/>
          <w:bCs/>
        </w:rPr>
        <w:t xml:space="preserve">Figure </w:t>
      </w:r>
      <w:r w:rsidR="00887433">
        <w:rPr>
          <w:b/>
          <w:bCs/>
        </w:rPr>
        <w:t>7</w:t>
      </w:r>
      <w:r>
        <w:rPr>
          <w:b/>
          <w:bCs/>
        </w:rPr>
        <w:t xml:space="preserve">. </w:t>
      </w:r>
      <w:r>
        <w:rPr>
          <w:bCs/>
        </w:rPr>
        <w:t>Results of comparison between</w:t>
      </w:r>
      <w:commentRangeStart w:id="461"/>
      <w:r>
        <w:rPr>
          <w:bCs/>
        </w:rPr>
        <w:t xml:space="preserve"> </w:t>
      </w:r>
      <w:del w:id="462" w:author="Clough, Madeline" w:date="2024-04-29T12:59:00Z">
        <w:r w:rsidDel="00622B71">
          <w:rPr>
            <w:bCs/>
          </w:rPr>
          <w:delText>KnowItAll (</w:delText>
        </w:r>
      </w:del>
      <w:r>
        <w:rPr>
          <w:bCs/>
        </w:rPr>
        <w:t>KIA</w:t>
      </w:r>
      <w:del w:id="463" w:author="Clough, Madeline" w:date="2024-04-29T12:59:00Z">
        <w:r w:rsidDel="00622B71">
          <w:rPr>
            <w:bCs/>
          </w:rPr>
          <w:delText>)</w:delText>
        </w:r>
      </w:del>
      <w:r>
        <w:rPr>
          <w:bCs/>
        </w:rPr>
        <w:t xml:space="preserve"> </w:t>
      </w:r>
      <w:commentRangeEnd w:id="461"/>
      <w:r w:rsidR="005C78D5">
        <w:rPr>
          <w:rStyle w:val="CommentReference"/>
        </w:rPr>
        <w:commentReference w:id="461"/>
      </w:r>
      <w:r>
        <w:rPr>
          <w:bCs/>
        </w:rPr>
        <w:t xml:space="preserve">and </w:t>
      </w:r>
      <w:del w:id="464" w:author="Clough, Madeline" w:date="2024-04-29T12:59:00Z">
        <w:r w:rsidDel="00622B71">
          <w:rPr>
            <w:bCs/>
          </w:rPr>
          <w:delText>conformal prediction</w:delText>
        </w:r>
      </w:del>
      <w:ins w:id="465" w:author="Clough, Madeline" w:date="2024-04-29T12:59:00Z">
        <w:r w:rsidR="00622B71">
          <w:rPr>
            <w:bCs/>
          </w:rPr>
          <w:t>CP</w:t>
        </w:r>
      </w:ins>
      <w:r>
        <w:rPr>
          <w:bCs/>
        </w:rPr>
        <w:t xml:space="preserve"> with PCC and NN </w:t>
      </w:r>
      <w:r w:rsidR="00960E77">
        <w:rPr>
          <w:bCs/>
        </w:rPr>
        <w:t>similarity</w:t>
      </w:r>
      <w:r>
        <w:rPr>
          <w:bCs/>
        </w:rPr>
        <w:t xml:space="preserve"> metrics in terms of </w:t>
      </w:r>
      <w:r w:rsidRPr="00C909E4">
        <w:rPr>
          <w:bCs/>
        </w:rPr>
        <w:t>observed confidence and mean set size</w:t>
      </w:r>
      <w:r w:rsidR="00482EA3">
        <w:rPr>
          <w:bCs/>
        </w:rPr>
        <w:t xml:space="preserve"> for a) PE and b) PP</w:t>
      </w:r>
      <w:r w:rsidRPr="00C909E4">
        <w:rPr>
          <w:bCs/>
        </w:rPr>
        <w:t>.</w:t>
      </w:r>
    </w:p>
    <w:p w14:paraId="7713CEF6" w14:textId="05EFE000" w:rsidR="00132BC5" w:rsidRPr="00046EE7" w:rsidRDefault="00D67D44" w:rsidP="00883E6F">
      <w:pPr>
        <w:pStyle w:val="TAMainText"/>
        <w:ind w:firstLine="180"/>
        <w:rPr>
          <w:rFonts w:cs="Times"/>
        </w:rPr>
      </w:pPr>
      <w:r w:rsidRPr="00EC6B97">
        <w:rPr>
          <w:rFonts w:cs="Times"/>
          <w:b/>
          <w:bCs/>
        </w:rPr>
        <w:t xml:space="preserve">The </w:t>
      </w:r>
      <w:commentRangeStart w:id="466"/>
      <w:r w:rsidRPr="00EC6B97">
        <w:rPr>
          <w:rFonts w:cs="Times"/>
          <w:b/>
          <w:bCs/>
        </w:rPr>
        <w:t xml:space="preserve">mean prediction set size </w:t>
      </w:r>
      <w:commentRangeEnd w:id="466"/>
      <w:r w:rsidR="00893F33">
        <w:rPr>
          <w:rStyle w:val="CommentReference"/>
        </w:rPr>
        <w:commentReference w:id="466"/>
      </w:r>
      <w:r w:rsidRPr="00EC6B97">
        <w:rPr>
          <w:rFonts w:cs="Times"/>
          <w:b/>
          <w:bCs/>
        </w:rPr>
        <w:t xml:space="preserve">is dependent on </w:t>
      </w:r>
      <w:r w:rsidR="00851555" w:rsidRPr="00EC6B97">
        <w:rPr>
          <w:rFonts w:cs="Times"/>
          <w:b/>
          <w:bCs/>
        </w:rPr>
        <w:t xml:space="preserve">the </w:t>
      </w:r>
      <w:r w:rsidR="00960E77" w:rsidRPr="00EC6B97">
        <w:rPr>
          <w:rFonts w:cs="Times"/>
          <w:b/>
          <w:bCs/>
        </w:rPr>
        <w:t>similarity</w:t>
      </w:r>
      <w:r w:rsidRPr="00EC6B97">
        <w:rPr>
          <w:rFonts w:cs="Times"/>
          <w:b/>
          <w:bCs/>
        </w:rPr>
        <w:t xml:space="preserve"> metric,</w:t>
      </w:r>
      <w:r w:rsidR="004331F3" w:rsidRPr="00EC6B97">
        <w:rPr>
          <w:rFonts w:cs="Times"/>
          <w:b/>
          <w:bCs/>
        </w:rPr>
        <w:t xml:space="preserve"> polymer class,</w:t>
      </w:r>
      <w:r w:rsidRPr="00EC6B97">
        <w:rPr>
          <w:rFonts w:cs="Times"/>
          <w:b/>
          <w:bCs/>
        </w:rPr>
        <w:t xml:space="preserve"> and user-defined confidence interval.</w:t>
      </w:r>
      <w:r w:rsidRPr="001242BE">
        <w:rPr>
          <w:rFonts w:cs="Times"/>
        </w:rPr>
        <w:t xml:space="preserve"> </w:t>
      </w:r>
      <w:r w:rsidR="009F5E3D" w:rsidRPr="001242BE">
        <w:rPr>
          <w:rFonts w:cs="Times"/>
        </w:rPr>
        <w:t xml:space="preserve">NN outperforms PCC </w:t>
      </w:r>
      <w:r w:rsidR="00A825C3" w:rsidRPr="001242BE">
        <w:rPr>
          <w:rFonts w:cs="Times"/>
        </w:rPr>
        <w:t>to give</w:t>
      </w:r>
      <w:r w:rsidR="009F5E3D" w:rsidRPr="001242BE">
        <w:rPr>
          <w:rFonts w:cs="Times"/>
        </w:rPr>
        <w:t xml:space="preserve"> a lower mean prediction set size</w:t>
      </w:r>
      <w:r w:rsidR="001241F3" w:rsidRPr="001242BE">
        <w:rPr>
          <w:rFonts w:cs="Times"/>
        </w:rPr>
        <w:t xml:space="preserve"> due to fewer instances of </w:t>
      </w:r>
      <w:r w:rsidR="00BA3442">
        <w:rPr>
          <w:rFonts w:cs="Times"/>
        </w:rPr>
        <w:t xml:space="preserve">negative matches </w:t>
      </w:r>
      <w:r w:rsidR="001241F3" w:rsidRPr="001242BE">
        <w:rPr>
          <w:rFonts w:cs="Times"/>
        </w:rPr>
        <w:t xml:space="preserve">above the </w:t>
      </w:r>
      <w:r w:rsidR="00C95613" w:rsidRPr="001242BE">
        <w:rPr>
          <w:rFonts w:cs="Times"/>
        </w:rPr>
        <w:t>defined quantile, as previously described</w:t>
      </w:r>
      <w:r w:rsidR="009F5E3D" w:rsidRPr="001242BE">
        <w:rPr>
          <w:rFonts w:cs="Times"/>
        </w:rPr>
        <w:t>.</w:t>
      </w:r>
      <w:r w:rsidR="007B225B" w:rsidRPr="001242BE">
        <w:rPr>
          <w:rFonts w:cs="Times"/>
        </w:rPr>
        <w:t xml:space="preserve"> </w:t>
      </w:r>
      <w:r w:rsidR="000E1F27" w:rsidRPr="001242BE">
        <w:rPr>
          <w:rFonts w:cs="Times"/>
        </w:rPr>
        <w:t>Between query spectra classes, the mean set size of predicted labels for PP is lower than for PE</w:t>
      </w:r>
      <w:r w:rsidR="00D32053" w:rsidRPr="001242BE">
        <w:rPr>
          <w:rFonts w:cs="Times"/>
        </w:rPr>
        <w:t xml:space="preserve">. </w:t>
      </w:r>
      <w:r w:rsidR="0039590A" w:rsidRPr="001242BE">
        <w:rPr>
          <w:rFonts w:cs="Times"/>
        </w:rPr>
        <w:t xml:space="preserve">The </w:t>
      </w:r>
      <w:r w:rsidR="00D66C47" w:rsidRPr="001242BE">
        <w:rPr>
          <w:rFonts w:cs="Times"/>
        </w:rPr>
        <w:t>HQI</w:t>
      </w:r>
      <w:ins w:id="467" w:author="Clough, Madeline" w:date="2024-05-01T14:40:00Z">
        <w:r w:rsidR="00893F33">
          <w:rPr>
            <w:rFonts w:cs="Times"/>
          </w:rPr>
          <w:t>s</w:t>
        </w:r>
      </w:ins>
      <w:r w:rsidR="00D66C47" w:rsidRPr="001242BE">
        <w:rPr>
          <w:rFonts w:cs="Times"/>
        </w:rPr>
        <w:t xml:space="preserve"> to</w:t>
      </w:r>
      <w:r w:rsidR="0039590A" w:rsidRPr="001242BE">
        <w:rPr>
          <w:rFonts w:cs="Times"/>
        </w:rPr>
        <w:t xml:space="preserve"> reference polymer </w:t>
      </w:r>
      <w:r w:rsidR="00D66C47" w:rsidRPr="001242BE">
        <w:rPr>
          <w:rFonts w:cs="Times"/>
        </w:rPr>
        <w:t xml:space="preserve">spectra </w:t>
      </w:r>
      <w:r w:rsidR="003411DA" w:rsidRPr="001242BE">
        <w:rPr>
          <w:rFonts w:cs="Times"/>
        </w:rPr>
        <w:t>differ</w:t>
      </w:r>
      <w:r w:rsidR="009C7EB4" w:rsidRPr="001242BE">
        <w:rPr>
          <w:rFonts w:cs="Times"/>
        </w:rPr>
        <w:t xml:space="preserve"> between the FLOPP-e PE and PP spectra, w</w:t>
      </w:r>
      <w:r w:rsidR="005D5E5C" w:rsidRPr="001242BE">
        <w:rPr>
          <w:rFonts w:cs="Times"/>
        </w:rPr>
        <w:t xml:space="preserve">ith PE having higher </w:t>
      </w:r>
      <w:r w:rsidR="001B2B9C" w:rsidRPr="001242BE">
        <w:rPr>
          <w:rFonts w:cs="Times"/>
        </w:rPr>
        <w:t>PCC</w:t>
      </w:r>
      <w:r w:rsidR="005D5E5C" w:rsidRPr="001242BE">
        <w:rPr>
          <w:rFonts w:cs="Times"/>
        </w:rPr>
        <w:t xml:space="preserve"> scores to more </w:t>
      </w:r>
      <w:r w:rsidR="00D66C47" w:rsidRPr="001242BE">
        <w:rPr>
          <w:rFonts w:cs="Times"/>
        </w:rPr>
        <w:t xml:space="preserve">reference </w:t>
      </w:r>
      <w:r w:rsidR="005D5E5C" w:rsidRPr="001242BE">
        <w:rPr>
          <w:rFonts w:cs="Times"/>
        </w:rPr>
        <w:t xml:space="preserve">labels than PP </w:t>
      </w:r>
      <w:r w:rsidR="0039590A" w:rsidRPr="00893F33">
        <w:rPr>
          <w:rFonts w:cs="Times"/>
          <w:highlight w:val="green"/>
          <w:rPrChange w:id="468" w:author="Clough, Madeline" w:date="2024-05-01T14:40:00Z">
            <w:rPr>
              <w:rFonts w:cs="Times"/>
            </w:rPr>
          </w:rPrChange>
        </w:rPr>
        <w:t>(Figure S</w:t>
      </w:r>
      <w:r w:rsidR="009144A5" w:rsidRPr="00893F33">
        <w:rPr>
          <w:rFonts w:cs="Times"/>
          <w:highlight w:val="green"/>
          <w:rPrChange w:id="469" w:author="Clough, Madeline" w:date="2024-05-01T14:40:00Z">
            <w:rPr>
              <w:rFonts w:cs="Times"/>
            </w:rPr>
          </w:rPrChange>
        </w:rPr>
        <w:t>7</w:t>
      </w:r>
      <w:r w:rsidR="0039590A" w:rsidRPr="00893F33">
        <w:rPr>
          <w:rFonts w:cs="Times"/>
          <w:highlight w:val="green"/>
          <w:rPrChange w:id="470" w:author="Clough, Madeline" w:date="2024-05-01T14:40:00Z">
            <w:rPr>
              <w:rFonts w:cs="Times"/>
            </w:rPr>
          </w:rPrChange>
        </w:rPr>
        <w:t xml:space="preserve"> and S</w:t>
      </w:r>
      <w:r w:rsidR="009144A5" w:rsidRPr="00893F33">
        <w:rPr>
          <w:rFonts w:cs="Times"/>
          <w:highlight w:val="green"/>
          <w:rPrChange w:id="471" w:author="Clough, Madeline" w:date="2024-05-01T14:40:00Z">
            <w:rPr>
              <w:rFonts w:cs="Times"/>
            </w:rPr>
          </w:rPrChange>
        </w:rPr>
        <w:t>8</w:t>
      </w:r>
      <w:r w:rsidR="00481C3E" w:rsidRPr="00893F33">
        <w:rPr>
          <w:rFonts w:cs="Times"/>
          <w:highlight w:val="green"/>
          <w:rPrChange w:id="472" w:author="Clough, Madeline" w:date="2024-05-01T14:40:00Z">
            <w:rPr>
              <w:rFonts w:cs="Times"/>
            </w:rPr>
          </w:rPrChange>
        </w:rPr>
        <w:t>)</w:t>
      </w:r>
      <w:r w:rsidR="0039590A" w:rsidRPr="00893F33">
        <w:rPr>
          <w:rFonts w:cs="Times"/>
          <w:highlight w:val="green"/>
          <w:rPrChange w:id="473" w:author="Clough, Madeline" w:date="2024-05-01T14:40:00Z">
            <w:rPr>
              <w:rFonts w:cs="Times"/>
            </w:rPr>
          </w:rPrChange>
        </w:rPr>
        <w:t>.</w:t>
      </w:r>
      <w:r w:rsidR="0039590A" w:rsidRPr="001242BE">
        <w:rPr>
          <w:rFonts w:cs="Times"/>
        </w:rPr>
        <w:t xml:space="preserve"> </w:t>
      </w:r>
      <w:r w:rsidR="005D5E5C" w:rsidRPr="001242BE">
        <w:rPr>
          <w:rFonts w:cs="Times"/>
        </w:rPr>
        <w:t xml:space="preserve">This observation may </w:t>
      </w:r>
      <w:r w:rsidR="00C45C6A" w:rsidRPr="001242BE">
        <w:rPr>
          <w:rFonts w:cs="Times"/>
        </w:rPr>
        <w:t>explain why PE has a larger mean set size than PP</w:t>
      </w:r>
      <w:r w:rsidR="00D240CC" w:rsidRPr="001242BE">
        <w:rPr>
          <w:rFonts w:cs="Times"/>
        </w:rPr>
        <w:t xml:space="preserve">, as labels with higher similarity scores are </w:t>
      </w:r>
      <w:r w:rsidR="00D240CC" w:rsidRPr="001242BE">
        <w:rPr>
          <w:rFonts w:cs="Times"/>
        </w:rPr>
        <w:lastRenderedPageBreak/>
        <w:t>more likely to be included in the prediction set</w:t>
      </w:r>
      <w:r w:rsidR="00C45C6A" w:rsidRPr="001242BE">
        <w:rPr>
          <w:rFonts w:cs="Times"/>
        </w:rPr>
        <w:t>. Additionally,</w:t>
      </w:r>
      <w:r w:rsidR="00D32053" w:rsidRPr="001242BE">
        <w:rPr>
          <w:rFonts w:cs="Times"/>
        </w:rPr>
        <w:t xml:space="preserve"> </w:t>
      </w:r>
      <w:r w:rsidR="00C45C6A" w:rsidRPr="001242BE">
        <w:rPr>
          <w:rFonts w:cs="Times"/>
        </w:rPr>
        <w:t xml:space="preserve">the results shown in Figure </w:t>
      </w:r>
      <w:r w:rsidR="00887433" w:rsidRPr="001242BE">
        <w:rPr>
          <w:rFonts w:cs="Times"/>
        </w:rPr>
        <w:t>7</w:t>
      </w:r>
      <w:r w:rsidR="00C45C6A" w:rsidRPr="001242BE">
        <w:rPr>
          <w:rFonts w:cs="Times"/>
        </w:rPr>
        <w:t xml:space="preserve"> </w:t>
      </w:r>
      <w:r w:rsidR="00BF6269" w:rsidRPr="001242BE">
        <w:rPr>
          <w:rFonts w:cs="Times"/>
        </w:rPr>
        <w:t>reflect lower confidence associated with PP predictions</w:t>
      </w:r>
      <w:r w:rsidR="00857959" w:rsidRPr="001242BE">
        <w:rPr>
          <w:rFonts w:cs="Times"/>
        </w:rPr>
        <w:t xml:space="preserve">, </w:t>
      </w:r>
      <w:r w:rsidR="00BF6269" w:rsidRPr="001242BE">
        <w:rPr>
          <w:rFonts w:cs="Times"/>
        </w:rPr>
        <w:t>meaning that</w:t>
      </w:r>
      <w:r w:rsidR="00EA43C3" w:rsidRPr="001242BE">
        <w:rPr>
          <w:rFonts w:cs="Times"/>
        </w:rPr>
        <w:t xml:space="preserve"> </w:t>
      </w:r>
      <w:r w:rsidR="00BF6269" w:rsidRPr="001242BE">
        <w:rPr>
          <w:rFonts w:cs="Times"/>
        </w:rPr>
        <w:t>the</w:t>
      </w:r>
      <w:r w:rsidR="00EA43C3" w:rsidRPr="001242BE">
        <w:rPr>
          <w:rFonts w:cs="Times"/>
        </w:rPr>
        <w:t xml:space="preserve"> HQI threshold</w:t>
      </w:r>
      <w:r w:rsidR="00E14E29" w:rsidRPr="001242BE">
        <w:rPr>
          <w:rFonts w:cs="Times"/>
        </w:rPr>
        <w:t xml:space="preserve"> is less descriptive of </w:t>
      </w:r>
      <w:r w:rsidR="00AB39A5" w:rsidRPr="001242BE">
        <w:rPr>
          <w:rFonts w:cs="Times"/>
        </w:rPr>
        <w:t>the true positive correlation score distribution.</w:t>
      </w:r>
      <w:r w:rsidR="003B25F6" w:rsidRPr="001242BE">
        <w:rPr>
          <w:rFonts w:cs="Times"/>
        </w:rPr>
        <w:t xml:space="preserve"> Th</w:t>
      </w:r>
      <w:r w:rsidR="00BB395D" w:rsidRPr="001242BE">
        <w:rPr>
          <w:rFonts w:cs="Times"/>
        </w:rPr>
        <w:t>e higher HQI score associated with a lower</w:t>
      </w:r>
      <w:r w:rsidR="00BA3442">
        <w:rPr>
          <w:rFonts w:cs="Times"/>
        </w:rPr>
        <w:t>, less descriptive,</w:t>
      </w:r>
      <w:r w:rsidR="00BB395D" w:rsidRPr="001242BE">
        <w:rPr>
          <w:rFonts w:cs="Times"/>
        </w:rPr>
        <w:t xml:space="preserve"> user-defined confidence </w:t>
      </w:r>
      <w:r w:rsidR="005A2F0E" w:rsidRPr="001242BE">
        <w:rPr>
          <w:rFonts w:cs="Times"/>
        </w:rPr>
        <w:t>level</w:t>
      </w:r>
      <w:r w:rsidR="00BB395D" w:rsidRPr="001242BE">
        <w:rPr>
          <w:rFonts w:cs="Times"/>
        </w:rPr>
        <w:t xml:space="preserve"> could limit the number of classifications added to the prediction set.</w:t>
      </w:r>
      <w:r w:rsidR="00E068B5" w:rsidRPr="001242BE">
        <w:rPr>
          <w:rFonts w:cs="Times"/>
        </w:rPr>
        <w:t xml:space="preserve"> </w:t>
      </w:r>
      <w:r w:rsidR="007E1B91" w:rsidRPr="001242BE">
        <w:rPr>
          <w:rFonts w:cs="Times"/>
        </w:rPr>
        <w:t xml:space="preserve">Across both polymer classes and confidence </w:t>
      </w:r>
      <w:r w:rsidR="005A2F0E" w:rsidRPr="001242BE">
        <w:rPr>
          <w:rFonts w:cs="Times"/>
        </w:rPr>
        <w:t>levels</w:t>
      </w:r>
      <w:r w:rsidR="007E1B91" w:rsidRPr="001242BE">
        <w:rPr>
          <w:rFonts w:cs="Times"/>
        </w:rPr>
        <w:t xml:space="preserve">, CP methods reduced the number of labels </w:t>
      </w:r>
      <w:r w:rsidR="00915B19" w:rsidRPr="001242BE">
        <w:rPr>
          <w:rFonts w:cs="Times"/>
        </w:rPr>
        <w:t xml:space="preserve">returned and guaranteed </w:t>
      </w:r>
      <w:r w:rsidR="009913F8">
        <w:rPr>
          <w:rFonts w:cs="Times"/>
        </w:rPr>
        <w:t>confidence</w:t>
      </w:r>
      <w:r w:rsidR="00915B19" w:rsidRPr="001242BE">
        <w:rPr>
          <w:rFonts w:cs="Times"/>
        </w:rPr>
        <w:t xml:space="preserve"> in the </w:t>
      </w:r>
      <w:r w:rsidR="009913F8">
        <w:rPr>
          <w:rFonts w:cs="Times"/>
        </w:rPr>
        <w:t xml:space="preserve">identity </w:t>
      </w:r>
      <w:r w:rsidR="00915B19" w:rsidRPr="001242BE">
        <w:rPr>
          <w:rFonts w:cs="Times"/>
        </w:rPr>
        <w:t>classification</w:t>
      </w:r>
      <w:r w:rsidR="006C7F2B" w:rsidRPr="001242BE">
        <w:rPr>
          <w:rFonts w:cs="Times"/>
        </w:rPr>
        <w:t xml:space="preserve">, streamlining manual interpretation of numerous </w:t>
      </w:r>
      <w:r w:rsidR="00510167">
        <w:rPr>
          <w:rFonts w:cs="Times"/>
        </w:rPr>
        <w:t>spectral matches</w:t>
      </w:r>
      <w:r w:rsidR="006C7F2B" w:rsidRPr="001242BE">
        <w:rPr>
          <w:rFonts w:cs="Times"/>
        </w:rPr>
        <w:t xml:space="preserve"> and boosting confidence in identification of </w:t>
      </w:r>
      <w:del w:id="474" w:author="Clough, Madeline" w:date="2024-05-01T14:40:00Z">
        <w:r w:rsidR="00510167" w:rsidDel="00070F05">
          <w:rPr>
            <w:rFonts w:cs="Times"/>
          </w:rPr>
          <w:delText xml:space="preserve">an </w:delText>
        </w:r>
      </w:del>
      <w:r w:rsidR="00510167">
        <w:rPr>
          <w:rFonts w:cs="Times"/>
        </w:rPr>
        <w:t xml:space="preserve">unknown </w:t>
      </w:r>
      <w:del w:id="475" w:author="Clough, Madeline" w:date="2024-05-01T14:40:00Z">
        <w:r w:rsidR="00510167" w:rsidDel="00070F05">
          <w:rPr>
            <w:rFonts w:cs="Times"/>
          </w:rPr>
          <w:delText>spectrum</w:delText>
        </w:r>
      </w:del>
      <w:ins w:id="476" w:author="Clough, Madeline" w:date="2024-05-01T14:40:00Z">
        <w:r w:rsidR="00070F05">
          <w:rPr>
            <w:rFonts w:cs="Times"/>
          </w:rPr>
          <w:t>spectra</w:t>
        </w:r>
      </w:ins>
      <w:r w:rsidR="006C7F2B" w:rsidRPr="001242BE">
        <w:rPr>
          <w:rFonts w:cs="Times"/>
        </w:rPr>
        <w:t>.</w:t>
      </w:r>
      <w:r w:rsidR="006C7F2B">
        <w:rPr>
          <w:rFonts w:cs="Times"/>
        </w:rPr>
        <w:t xml:space="preserve"> </w:t>
      </w:r>
    </w:p>
    <w:p w14:paraId="19928F8A" w14:textId="77777777" w:rsidR="00186827" w:rsidRDefault="00186827" w:rsidP="00883E6F">
      <w:pPr>
        <w:pStyle w:val="TAMainText"/>
      </w:pPr>
    </w:p>
    <w:p w14:paraId="3ABD0CE8" w14:textId="138A4898" w:rsidR="00186827" w:rsidRPr="00644ABA" w:rsidRDefault="00186827" w:rsidP="00883E6F">
      <w:pPr>
        <w:pStyle w:val="TAMainText"/>
        <w:ind w:firstLine="0"/>
        <w:rPr>
          <w:i/>
          <w:iCs/>
        </w:rPr>
      </w:pPr>
      <w:r w:rsidRPr="00644ABA">
        <w:rPr>
          <w:i/>
          <w:iCs/>
        </w:rPr>
        <w:t>Takeaways for the Microplastic Community</w:t>
      </w:r>
    </w:p>
    <w:p w14:paraId="3326C822" w14:textId="6BBCBC1E" w:rsidR="00462BC4" w:rsidRPr="00462BC4" w:rsidRDefault="001E502D" w:rsidP="00462BC4">
      <w:pPr>
        <w:pStyle w:val="TAMainText"/>
        <w:ind w:firstLine="180"/>
        <w:rPr>
          <w:u w:val="single"/>
        </w:rPr>
      </w:pPr>
      <w:r w:rsidRPr="00EC6B97">
        <w:rPr>
          <w:b/>
          <w:bCs/>
        </w:rPr>
        <w:t xml:space="preserve">Using the open-access code </w:t>
      </w:r>
      <w:r w:rsidR="00453193" w:rsidRPr="00EC6B97">
        <w:rPr>
          <w:b/>
          <w:bCs/>
        </w:rPr>
        <w:t xml:space="preserve">available on </w:t>
      </w:r>
      <w:hyperlink r:id="rId20" w:history="1">
        <w:r w:rsidR="00453193" w:rsidRPr="00510167">
          <w:rPr>
            <w:rStyle w:val="Hyperlink"/>
            <w:b/>
            <w:bCs/>
          </w:rPr>
          <w:t>GitHub</w:t>
        </w:r>
      </w:hyperlink>
      <w:r w:rsidR="00453193" w:rsidRPr="00EC6B97">
        <w:rPr>
          <w:b/>
          <w:bCs/>
        </w:rPr>
        <w:t xml:space="preserve">, </w:t>
      </w:r>
      <w:r w:rsidR="00B00815">
        <w:rPr>
          <w:b/>
          <w:bCs/>
        </w:rPr>
        <w:t>a</w:t>
      </w:r>
      <w:r w:rsidR="00453193" w:rsidRPr="00EC6B97">
        <w:rPr>
          <w:b/>
          <w:bCs/>
        </w:rPr>
        <w:t xml:space="preserve"> conformal prediction workflow </w:t>
      </w:r>
      <w:r w:rsidR="00B00815">
        <w:rPr>
          <w:b/>
          <w:bCs/>
        </w:rPr>
        <w:t>can be used to</w:t>
      </w:r>
      <w:r w:rsidR="00CA2106" w:rsidRPr="00EC6B97">
        <w:rPr>
          <w:b/>
          <w:bCs/>
        </w:rPr>
        <w:t xml:space="preserve"> reduce manual spectral comparison and </w:t>
      </w:r>
      <w:r w:rsidR="00F900D2">
        <w:rPr>
          <w:b/>
          <w:bCs/>
        </w:rPr>
        <w:t xml:space="preserve">increase </w:t>
      </w:r>
      <w:del w:id="477" w:author="Clough, Madeline" w:date="2024-05-01T14:41:00Z">
        <w:r w:rsidR="007452E8" w:rsidRPr="00EC6B97" w:rsidDel="00D95061">
          <w:rPr>
            <w:b/>
            <w:bCs/>
          </w:rPr>
          <w:delText xml:space="preserve">statistical </w:delText>
        </w:r>
      </w:del>
      <w:r w:rsidR="007452E8" w:rsidRPr="00EC6B97">
        <w:rPr>
          <w:b/>
          <w:bCs/>
        </w:rPr>
        <w:t>confidence in environmental microplastic labeling</w:t>
      </w:r>
      <w:r w:rsidR="00E83C23" w:rsidRPr="00EC6B97">
        <w:rPr>
          <w:b/>
          <w:bCs/>
        </w:rPr>
        <w:t>.</w:t>
      </w:r>
      <w:r w:rsidR="005A2F0E">
        <w:t xml:space="preserve"> We </w:t>
      </w:r>
      <w:r w:rsidR="00462BC4">
        <w:t xml:space="preserve">herein </w:t>
      </w:r>
      <w:r w:rsidR="005A2F0E">
        <w:t xml:space="preserve">provide a suggested </w:t>
      </w:r>
      <w:r w:rsidR="00CE3485">
        <w:t xml:space="preserve">conformal prediction workflow to be used by the </w:t>
      </w:r>
      <w:del w:id="478" w:author="Clough, Madeline" w:date="2024-04-30T11:28:00Z">
        <w:r w:rsidR="00CE3485" w:rsidDel="00781953">
          <w:delText xml:space="preserve">microplastic </w:delText>
        </w:r>
      </w:del>
      <w:ins w:id="479" w:author="Clough, Madeline" w:date="2024-04-30T11:28:00Z">
        <w:r w:rsidR="00781953">
          <w:t xml:space="preserve">MP </w:t>
        </w:r>
      </w:ins>
      <w:r w:rsidR="00CE3485">
        <w:t>community</w:t>
      </w:r>
      <w:r w:rsidR="005A2F0E">
        <w:t>:</w:t>
      </w:r>
      <w:r w:rsidR="00462BC4">
        <w:t xml:space="preserve"> </w:t>
      </w:r>
      <w:r w:rsidR="005A2F0E">
        <w:t>First, the user must define a reference library. F</w:t>
      </w:r>
      <w:r w:rsidR="005A2F0E" w:rsidRPr="005A2F0E">
        <w:t>or CP</w:t>
      </w:r>
      <w:r w:rsidR="009A370B">
        <w:t>,</w:t>
      </w:r>
      <w:r w:rsidR="005A2F0E" w:rsidRPr="005A2F0E">
        <w:t xml:space="preserve"> </w:t>
      </w:r>
      <w:r w:rsidR="005A2F0E">
        <w:t xml:space="preserve">there </w:t>
      </w:r>
      <w:r w:rsidR="009A370B">
        <w:t>are</w:t>
      </w:r>
      <w:r w:rsidR="005A2F0E">
        <w:t xml:space="preserve"> no assumption</w:t>
      </w:r>
      <w:r w:rsidR="009A370B">
        <w:t>s</w:t>
      </w:r>
      <w:r w:rsidR="005A2F0E">
        <w:t xml:space="preserve"> about the</w:t>
      </w:r>
      <w:r w:rsidR="005A2F0E" w:rsidRPr="005A2F0E">
        <w:t xml:space="preserve"> reference library</w:t>
      </w:r>
      <w:r w:rsidR="009A370B">
        <w:t>,</w:t>
      </w:r>
      <w:r w:rsidR="009A370B" w:rsidRPr="009A370B">
        <w:t xml:space="preserve"> meaning we have confidence guarantees regardless of its composition.</w:t>
      </w:r>
      <w:r w:rsidR="009A370B">
        <w:t xml:space="preserve"> </w:t>
      </w:r>
      <w:r w:rsidR="005A2F0E" w:rsidRPr="005A2F0E">
        <w:t xml:space="preserve">However, the quality and efficiency of the prediction sets will depend </w:t>
      </w:r>
      <w:r w:rsidR="009A370B" w:rsidRPr="009A370B">
        <w:t>heavily</w:t>
      </w:r>
      <w:r w:rsidR="005A2F0E" w:rsidRPr="005A2F0E">
        <w:t xml:space="preserve"> </w:t>
      </w:r>
      <w:r w:rsidR="009A370B">
        <w:t>o</w:t>
      </w:r>
      <w:r w:rsidR="005A2F0E" w:rsidRPr="005A2F0E">
        <w:t xml:space="preserve">n the </w:t>
      </w:r>
      <w:r w:rsidR="005A2F0E">
        <w:t>similarity metric</w:t>
      </w:r>
      <w:r w:rsidR="005A2F0E" w:rsidRPr="005A2F0E">
        <w:t xml:space="preserve">, </w:t>
      </w:r>
      <w:r w:rsidR="0047269C">
        <w:t xml:space="preserve">of which the performance is enhanced when </w:t>
      </w:r>
      <w:del w:id="480" w:author="Clough, Madeline" w:date="2024-04-30T11:28:00Z">
        <w:r w:rsidR="00856FE0" w:rsidDel="00781953">
          <w:delText xml:space="preserve">have </w:delText>
        </w:r>
      </w:del>
      <w:ins w:id="481" w:author="Clough, Madeline" w:date="2024-04-30T11:28:00Z">
        <w:r w:rsidR="00781953">
          <w:t xml:space="preserve">using </w:t>
        </w:r>
      </w:ins>
      <w:r w:rsidR="00856FE0">
        <w:t>a</w:t>
      </w:r>
      <w:r w:rsidR="005A2F0E" w:rsidRPr="005A2F0E">
        <w:t xml:space="preserve"> </w:t>
      </w:r>
      <w:r w:rsidR="005A2F0E">
        <w:t>high</w:t>
      </w:r>
      <w:r w:rsidR="009A370B">
        <w:t>-</w:t>
      </w:r>
      <w:r w:rsidR="005A2F0E">
        <w:t>quality</w:t>
      </w:r>
      <w:r w:rsidR="005A2F0E" w:rsidRPr="005A2F0E">
        <w:t xml:space="preserve"> reference library.</w:t>
      </w:r>
      <w:r w:rsidR="00462BC4">
        <w:t xml:space="preserve"> </w:t>
      </w:r>
      <w:r w:rsidR="000138CB">
        <w:t xml:space="preserve">Second, </w:t>
      </w:r>
      <w:r w:rsidR="00CE3485">
        <w:t>one’s</w:t>
      </w:r>
      <w:r w:rsidR="000138CB">
        <w:t xml:space="preserve"> own calibration set is needed. </w:t>
      </w:r>
      <w:r w:rsidR="000138CB" w:rsidRPr="000138CB">
        <w:t xml:space="preserve">The spectra in the calibration set </w:t>
      </w:r>
      <w:r w:rsidR="009A370B">
        <w:t xml:space="preserve">should </w:t>
      </w:r>
      <w:r w:rsidR="000138CB" w:rsidRPr="000138CB">
        <w:t>ideally</w:t>
      </w:r>
      <w:r w:rsidR="009A370B">
        <w:t xml:space="preserve"> be</w:t>
      </w:r>
      <w:r w:rsidR="000138CB" w:rsidRPr="000138CB">
        <w:t xml:space="preserve"> as close as possible to the spectra </w:t>
      </w:r>
      <w:r w:rsidR="000138CB">
        <w:t>the user</w:t>
      </w:r>
      <w:r w:rsidR="000138CB" w:rsidRPr="000138CB">
        <w:t xml:space="preserve"> </w:t>
      </w:r>
      <w:r w:rsidR="009A370B">
        <w:t>plans</w:t>
      </w:r>
      <w:r w:rsidR="000138CB" w:rsidRPr="000138CB">
        <w:t xml:space="preserve"> to analyze. For example, </w:t>
      </w:r>
      <w:r w:rsidR="009A370B" w:rsidRPr="009A370B">
        <w:t>when analyzing</w:t>
      </w:r>
      <w:r w:rsidR="000138CB" w:rsidRPr="000138CB">
        <w:t xml:space="preserve"> environmental data, </w:t>
      </w:r>
      <w:proofErr w:type="gramStart"/>
      <w:r w:rsidR="000138CB" w:rsidRPr="000138CB">
        <w:t>collecting</w:t>
      </w:r>
      <w:proofErr w:type="gramEnd"/>
      <w:r w:rsidR="000138CB">
        <w:t xml:space="preserve"> and manually</w:t>
      </w:r>
      <w:r w:rsidR="000138CB" w:rsidRPr="000138CB">
        <w:t xml:space="preserve"> label</w:t>
      </w:r>
      <w:r w:rsidR="009A370B">
        <w:t>ing</w:t>
      </w:r>
      <w:r w:rsidR="000138CB" w:rsidRPr="000138CB">
        <w:t xml:space="preserve"> an initial </w:t>
      </w:r>
      <w:r w:rsidR="000138CB">
        <w:t>data</w:t>
      </w:r>
      <w:r w:rsidR="000138CB" w:rsidRPr="000138CB">
        <w:t xml:space="preserve">set </w:t>
      </w:r>
      <w:r w:rsidR="000138CB">
        <w:t xml:space="preserve">that </w:t>
      </w:r>
      <w:r w:rsidR="00CE3485">
        <w:t xml:space="preserve">reflects the </w:t>
      </w:r>
      <w:r w:rsidR="000138CB">
        <w:t>divers</w:t>
      </w:r>
      <w:r w:rsidR="00CE3485">
        <w:t>ity of the intended analysis</w:t>
      </w:r>
      <w:r w:rsidR="000138CB">
        <w:t xml:space="preserve"> </w:t>
      </w:r>
      <w:r w:rsidR="000138CB" w:rsidRPr="000138CB">
        <w:t xml:space="preserve">would </w:t>
      </w:r>
      <w:r w:rsidR="009A370B">
        <w:t>serve</w:t>
      </w:r>
      <w:r w:rsidR="000138CB" w:rsidRPr="000138CB">
        <w:t xml:space="preserve"> </w:t>
      </w:r>
      <w:r w:rsidR="009A370B">
        <w:t xml:space="preserve">as </w:t>
      </w:r>
      <w:r w:rsidR="000138CB" w:rsidRPr="000138CB">
        <w:t>a good calibration set.</w:t>
      </w:r>
      <w:r w:rsidR="00A949E7">
        <w:t xml:space="preserve"> </w:t>
      </w:r>
      <w:r w:rsidR="000138CB" w:rsidRPr="000138CB">
        <w:t xml:space="preserve">Although CP </w:t>
      </w:r>
      <w:r w:rsidR="004F6DF3">
        <w:t>produces</w:t>
      </w:r>
      <w:r w:rsidR="000138CB" w:rsidRPr="000138CB">
        <w:t xml:space="preserve"> finite sample guarantee</w:t>
      </w:r>
      <w:r w:rsidR="009A370B">
        <w:t>s</w:t>
      </w:r>
      <w:r w:rsidR="000138CB" w:rsidRPr="000138CB">
        <w:t xml:space="preserve">, </w:t>
      </w:r>
      <w:r w:rsidR="000138CB">
        <w:t>a</w:t>
      </w:r>
      <w:r w:rsidR="000138CB" w:rsidRPr="000138CB">
        <w:t xml:space="preserve"> </w:t>
      </w:r>
      <w:r w:rsidR="009A370B">
        <w:t>larger</w:t>
      </w:r>
      <w:r w:rsidR="000138CB" w:rsidRPr="000138CB">
        <w:t xml:space="preserve"> calibration set</w:t>
      </w:r>
      <w:r w:rsidR="000138CB">
        <w:t xml:space="preserve"> </w:t>
      </w:r>
      <w:r w:rsidR="009A370B">
        <w:t>yields</w:t>
      </w:r>
      <w:r w:rsidR="000138CB" w:rsidRPr="000138CB">
        <w:t xml:space="preserve"> </w:t>
      </w:r>
      <w:r w:rsidR="000138CB">
        <w:t xml:space="preserve">more </w:t>
      </w:r>
      <w:r w:rsidR="000138CB" w:rsidRPr="000138CB">
        <w:t>stable</w:t>
      </w:r>
      <w:r w:rsidR="00A11760">
        <w:t xml:space="preserve"> theoretical confidence and</w:t>
      </w:r>
      <w:r w:rsidR="000138CB" w:rsidRPr="000138CB">
        <w:t xml:space="preserve"> </w:t>
      </w:r>
      <w:r w:rsidR="000138CB">
        <w:t>predictions</w:t>
      </w:r>
      <w:r w:rsidR="00A02245">
        <w:t>.</w:t>
      </w:r>
      <w:r w:rsidR="00A02245">
        <w:rPr>
          <w:rStyle w:val="EndnoteReference"/>
        </w:rPr>
        <w:endnoteReference w:id="38"/>
      </w:r>
      <w:r w:rsidR="00A02245">
        <w:t xml:space="preserve"> </w:t>
      </w:r>
      <w:r w:rsidR="000138CB" w:rsidRPr="000138CB">
        <w:t xml:space="preserve">With a calibration set of </w:t>
      </w:r>
      <w:r w:rsidR="00F83BA7">
        <w:t xml:space="preserve">around </w:t>
      </w:r>
      <w:r w:rsidR="000138CB" w:rsidRPr="000138CB">
        <w:t>100</w:t>
      </w:r>
      <w:r w:rsidR="000138CB">
        <w:t xml:space="preserve"> spectra,</w:t>
      </w:r>
      <w:r w:rsidR="000138CB" w:rsidRPr="000138CB">
        <w:t xml:space="preserve"> if our desir</w:t>
      </w:r>
      <w:r w:rsidR="000138CB">
        <w:t>ed</w:t>
      </w:r>
      <w:r w:rsidR="000138CB" w:rsidRPr="000138CB">
        <w:t xml:space="preserve"> confidence level is 90%, we can expect </w:t>
      </w:r>
      <w:r w:rsidR="000138CB" w:rsidRPr="000138CB">
        <w:lastRenderedPageBreak/>
        <w:t>a</w:t>
      </w:r>
      <w:r w:rsidR="00A11760">
        <w:t xml:space="preserve"> theoretical confidence between </w:t>
      </w:r>
      <w:r w:rsidR="00A11760" w:rsidRPr="000138CB">
        <w:t>8</w:t>
      </w:r>
      <w:r w:rsidR="00A11760">
        <w:t>9</w:t>
      </w:r>
      <w:r w:rsidR="00A11760" w:rsidRPr="000138CB">
        <w:t xml:space="preserve">% </w:t>
      </w:r>
      <w:r w:rsidR="00A11760">
        <w:t>and</w:t>
      </w:r>
      <w:r w:rsidR="00A11760" w:rsidRPr="000138CB">
        <w:t xml:space="preserve"> 9</w:t>
      </w:r>
      <w:r w:rsidR="00A11760">
        <w:t>1</w:t>
      </w:r>
      <w:r w:rsidR="00A11760" w:rsidRPr="000138CB">
        <w:t>%</w:t>
      </w:r>
      <w:r w:rsidR="00A11760">
        <w:t xml:space="preserve"> and an </w:t>
      </w:r>
      <w:r w:rsidR="000138CB" w:rsidRPr="000138CB">
        <w:t>empirical confidence</w:t>
      </w:r>
      <w:r w:rsidR="000138CB">
        <w:t xml:space="preserve"> </w:t>
      </w:r>
      <w:r w:rsidR="00F83BA7">
        <w:t>between</w:t>
      </w:r>
      <w:r w:rsidR="000138CB" w:rsidRPr="000138CB">
        <w:t xml:space="preserve"> 85% </w:t>
      </w:r>
      <w:r w:rsidR="00F83BA7">
        <w:t>and</w:t>
      </w:r>
      <w:r w:rsidR="000138CB" w:rsidRPr="000138CB">
        <w:t xml:space="preserve"> 95%</w:t>
      </w:r>
      <w:r w:rsidR="00082D45">
        <w:t xml:space="preserve"> </w:t>
      </w:r>
      <w:r w:rsidR="00082D45" w:rsidRPr="00D95061">
        <w:rPr>
          <w:highlight w:val="green"/>
          <w:rPrChange w:id="484" w:author="Clough, Madeline" w:date="2024-05-01T14:42:00Z">
            <w:rPr/>
          </w:rPrChange>
        </w:rPr>
        <w:t>(Equation S1 an</w:t>
      </w:r>
      <w:r w:rsidR="002E0617" w:rsidRPr="00D95061">
        <w:rPr>
          <w:highlight w:val="green"/>
          <w:rPrChange w:id="485" w:author="Clough, Madeline" w:date="2024-05-01T14:42:00Z">
            <w:rPr/>
          </w:rPrChange>
        </w:rPr>
        <w:t>d S2</w:t>
      </w:r>
      <w:r w:rsidR="00082D45" w:rsidRPr="00D95061">
        <w:rPr>
          <w:highlight w:val="green"/>
          <w:rPrChange w:id="486" w:author="Clough, Madeline" w:date="2024-05-01T14:42:00Z">
            <w:rPr/>
          </w:rPrChange>
        </w:rPr>
        <w:t>)</w:t>
      </w:r>
      <w:r w:rsidR="00A11760" w:rsidRPr="00D95061">
        <w:rPr>
          <w:highlight w:val="green"/>
          <w:rPrChange w:id="487" w:author="Clough, Madeline" w:date="2024-05-01T14:42:00Z">
            <w:rPr/>
          </w:rPrChange>
        </w:rPr>
        <w:t>.</w:t>
      </w:r>
      <w:r w:rsidR="00A11760">
        <w:t xml:space="preserve"> The difference between the ranges of theoretical and empirical confidence </w:t>
      </w:r>
      <w:r w:rsidR="00A11760" w:rsidRPr="00A11760">
        <w:t xml:space="preserve">arises from the variability of the </w:t>
      </w:r>
      <w:r w:rsidR="00A11760" w:rsidRPr="005A0B0F">
        <w:t xml:space="preserve">actual observations </w:t>
      </w:r>
      <w:del w:id="488" w:author="Clough, Madeline" w:date="2024-05-01T14:49:00Z">
        <w:r w:rsidR="00A11760" w:rsidRPr="005A0B0F" w:rsidDel="005A0B0F">
          <w:delText>being tested</w:delText>
        </w:r>
      </w:del>
      <w:ins w:id="489" w:author="Clough, Madeline" w:date="2024-05-01T14:49:00Z">
        <w:r w:rsidR="005A0B0F" w:rsidRPr="005A0B0F">
          <w:t>of</w:t>
        </w:r>
        <w:r w:rsidR="005A0B0F">
          <w:t xml:space="preserve"> the test set</w:t>
        </w:r>
      </w:ins>
      <w:r w:rsidR="00A11760">
        <w:t xml:space="preserve">, </w:t>
      </w:r>
      <w:r w:rsidR="007275CA">
        <w:t>resulting in a wider range for the empirical confidence</w:t>
      </w:r>
      <w:r w:rsidR="000138CB" w:rsidRPr="000138CB">
        <w:t>.</w:t>
      </w:r>
      <w:r w:rsidR="00462BC4">
        <w:t xml:space="preserve"> </w:t>
      </w:r>
      <w:r w:rsidR="000138CB">
        <w:t xml:space="preserve">Third, the user can </w:t>
      </w:r>
      <w:r w:rsidR="00F83BA7">
        <w:t>utilize</w:t>
      </w:r>
      <w:r w:rsidR="000138CB">
        <w:t xml:space="preserve"> their own reference library and calibration set to make predictions </w:t>
      </w:r>
      <w:r w:rsidR="00F83BA7">
        <w:t>for</w:t>
      </w:r>
      <w:r w:rsidR="000138CB">
        <w:t xml:space="preserve"> new environmental samples using the code available </w:t>
      </w:r>
      <w:r w:rsidR="00F83BA7">
        <w:t>o</w:t>
      </w:r>
      <w:r w:rsidR="000138CB">
        <w:t>n GitHub</w:t>
      </w:r>
      <w:r w:rsidR="00FC4120">
        <w:t xml:space="preserve"> and the user-guide available </w:t>
      </w:r>
      <w:r w:rsidR="000E14B0">
        <w:t>as a Supplemental File</w:t>
      </w:r>
      <w:r w:rsidR="000138CB">
        <w:t>. The output will be a prediction set for each unknown spectr</w:t>
      </w:r>
      <w:r w:rsidR="00CE3485">
        <w:t>um</w:t>
      </w:r>
      <w:r w:rsidR="00F00791">
        <w:t xml:space="preserve"> at the specified confidence</w:t>
      </w:r>
      <w:ins w:id="490" w:author="Clough, Madeline" w:date="2024-05-01T14:42:00Z">
        <w:r w:rsidR="003D4FC9">
          <w:t xml:space="preserve"> level</w:t>
        </w:r>
      </w:ins>
      <w:r w:rsidR="000138CB">
        <w:t>.</w:t>
      </w:r>
      <w:r w:rsidR="00140863">
        <w:t xml:space="preserve"> </w:t>
      </w:r>
      <w:commentRangeStart w:id="491"/>
      <w:commentRangeStart w:id="492"/>
      <w:r w:rsidR="000138CB">
        <w:t xml:space="preserve">Finally, the user can use the predictions as follows: </w:t>
      </w:r>
      <w:r w:rsidR="00F83BA7" w:rsidRPr="00F83BA7">
        <w:t xml:space="preserve">prediction sets containing only one label are considered accepted matches, prediction sets with zero labels are considered outliers (indicating that they do not belong to any chemical identity in the reference library), and prediction sets with more than one label </w:t>
      </w:r>
      <w:r w:rsidR="00F83BA7" w:rsidRPr="00A02245">
        <w:t xml:space="preserve">undergo </w:t>
      </w:r>
      <w:r w:rsidR="00F00791">
        <w:t>expedited</w:t>
      </w:r>
      <w:r w:rsidR="00F83BA7" w:rsidRPr="00A02245">
        <w:t xml:space="preserve"> manual classification.</w:t>
      </w:r>
      <w:commentRangeEnd w:id="491"/>
      <w:r w:rsidR="00E87F7F">
        <w:rPr>
          <w:rStyle w:val="CommentReference"/>
        </w:rPr>
        <w:commentReference w:id="491"/>
      </w:r>
      <w:commentRangeEnd w:id="492"/>
      <w:r w:rsidR="00A52D33">
        <w:rPr>
          <w:rStyle w:val="CommentReference"/>
        </w:rPr>
        <w:commentReference w:id="492"/>
      </w:r>
    </w:p>
    <w:p w14:paraId="19536C2E" w14:textId="4ADD9129" w:rsidR="00EE32F7" w:rsidRDefault="00462BC4" w:rsidP="00887433">
      <w:pPr>
        <w:pStyle w:val="TAMainText"/>
        <w:ind w:firstLine="180"/>
        <w:rPr>
          <w:b/>
          <w:bCs/>
        </w:rPr>
      </w:pPr>
      <w:r w:rsidRPr="00EC6B97">
        <w:rPr>
          <w:b/>
          <w:bCs/>
        </w:rPr>
        <w:t>The threshold used for accepting a label for an unknown spectrum relies on user-data, similarity metric, and chosen theoretical confidence.</w:t>
      </w:r>
      <w:r>
        <w:t xml:space="preserve"> As previously noted, the hit quality index between a reference and query spectrum can be similar for multiple </w:t>
      </w:r>
      <w:r w:rsidR="00B92D60">
        <w:t>reference labels</w:t>
      </w:r>
      <w:r>
        <w:t xml:space="preserve"> (</w:t>
      </w:r>
      <w:r w:rsidRPr="00244F3A">
        <w:rPr>
          <w:highlight w:val="green"/>
          <w:rPrChange w:id="493" w:author="Clough, Madeline" w:date="2024-05-01T14:48:00Z">
            <w:rPr/>
          </w:rPrChange>
        </w:rPr>
        <w:t>Figure S</w:t>
      </w:r>
      <w:r w:rsidR="009144A5" w:rsidRPr="00244F3A">
        <w:rPr>
          <w:highlight w:val="green"/>
          <w:rPrChange w:id="494" w:author="Clough, Madeline" w:date="2024-05-01T14:48:00Z">
            <w:rPr/>
          </w:rPrChange>
        </w:rPr>
        <w:t>7</w:t>
      </w:r>
      <w:r w:rsidRPr="00244F3A">
        <w:rPr>
          <w:highlight w:val="green"/>
          <w:rPrChange w:id="495" w:author="Clough, Madeline" w:date="2024-05-01T14:48:00Z">
            <w:rPr/>
          </w:rPrChange>
        </w:rPr>
        <w:t xml:space="preserve"> and S</w:t>
      </w:r>
      <w:r w:rsidR="009144A5" w:rsidRPr="00244F3A">
        <w:rPr>
          <w:highlight w:val="green"/>
          <w:rPrChange w:id="496" w:author="Clough, Madeline" w:date="2024-05-01T14:48:00Z">
            <w:rPr/>
          </w:rPrChange>
        </w:rPr>
        <w:t>8</w:t>
      </w:r>
      <w:r w:rsidRPr="00244F3A">
        <w:rPr>
          <w:highlight w:val="green"/>
          <w:rPrChange w:id="497" w:author="Clough, Madeline" w:date="2024-05-01T14:48:00Z">
            <w:rPr/>
          </w:rPrChange>
        </w:rPr>
        <w:t>).</w:t>
      </w:r>
      <w:r>
        <w:t xml:space="preserve"> Therefore, it is important that a chosen HQI</w:t>
      </w:r>
      <w:r w:rsidR="000005A6">
        <w:t xml:space="preserve"> threshold</w:t>
      </w:r>
      <w:r>
        <w:t xml:space="preserve"> </w:t>
      </w:r>
      <w:r w:rsidR="00F47947">
        <w:t>has</w:t>
      </w:r>
      <w:r>
        <w:t xml:space="preserve"> </w:t>
      </w:r>
      <w:r w:rsidR="00F47947">
        <w:t xml:space="preserve">a </w:t>
      </w:r>
      <w:r>
        <w:t xml:space="preserve">statistical guarantee of differentiation between spectral signatures. As shown in Figure </w:t>
      </w:r>
      <w:r w:rsidR="00E72AC7">
        <w:t>8</w:t>
      </w:r>
      <w:r>
        <w:t>, when using conformal prediction and P</w:t>
      </w:r>
      <w:del w:id="498" w:author="Clough, Madeline" w:date="2024-04-30T11:28:00Z">
        <w:r w:rsidDel="00781953">
          <w:delText>earson correlation coefficient</w:delText>
        </w:r>
      </w:del>
      <w:ins w:id="499" w:author="Clough, Madeline" w:date="2024-04-30T11:28:00Z">
        <w:r w:rsidR="00781953">
          <w:t>CC</w:t>
        </w:r>
      </w:ins>
      <w:r>
        <w:t xml:space="preserve">, the chosen theoretical confidence of the generated results has implications on both the HQI </w:t>
      </w:r>
      <w:proofErr w:type="gramStart"/>
      <w:r>
        <w:t>threshold</w:t>
      </w:r>
      <w:proofErr w:type="gramEnd"/>
      <w:r>
        <w:t xml:space="preserve"> and the mean prediction set size. If one opts for higher theoretical confidence in generated labels, the HQI quantile will be more descriptive </w:t>
      </w:r>
      <w:r w:rsidR="00393256">
        <w:t xml:space="preserve">of the data and outliers </w:t>
      </w:r>
      <w:r>
        <w:t xml:space="preserve">(i.e., lower), and there will be more predicted </w:t>
      </w:r>
      <w:r w:rsidR="0071128E">
        <w:t>labels</w:t>
      </w:r>
      <w:r>
        <w:t xml:space="preserve"> in the set.</w:t>
      </w:r>
      <w:r w:rsidR="00393256">
        <w:t xml:space="preserve"> Th</w:t>
      </w:r>
      <w:r w:rsidR="00956099">
        <w:t xml:space="preserve">erefore, choosing </w:t>
      </w:r>
      <w:r w:rsidR="00B54D56">
        <w:t>too high of a confidence guarantee</w:t>
      </w:r>
      <w:r w:rsidR="0019041C">
        <w:t xml:space="preserve"> </w:t>
      </w:r>
      <w:r w:rsidR="00393256">
        <w:t xml:space="preserve">could render the prediction sets </w:t>
      </w:r>
      <w:ins w:id="500" w:author="Clough, Madeline" w:date="2024-04-29T12:59:00Z">
        <w:r w:rsidR="00622B71">
          <w:t>ineffective</w:t>
        </w:r>
      </w:ins>
      <w:del w:id="501" w:author="Clough, Madeline" w:date="2024-04-29T12:59:00Z">
        <w:r w:rsidR="00393256" w:rsidDel="00622B71">
          <w:delText>useless</w:delText>
        </w:r>
      </w:del>
      <w:r w:rsidR="00393256">
        <w:t xml:space="preserve"> unless subjected to tedious manual evaluation of the matches</w:t>
      </w:r>
      <w:r w:rsidR="0001477C" w:rsidRPr="0001477C">
        <w:t xml:space="preserve"> </w:t>
      </w:r>
      <w:r w:rsidR="0001477C">
        <w:t>and</w:t>
      </w:r>
      <w:ins w:id="502" w:author="Clough, Madeline" w:date="2024-04-29T12:59:00Z">
        <w:r w:rsidR="00622B71">
          <w:t xml:space="preserve"> could</w:t>
        </w:r>
      </w:ins>
      <w:r w:rsidR="0001477C">
        <w:t xml:space="preserve"> lead to false positives</w:t>
      </w:r>
      <w:r w:rsidR="006727D8">
        <w:t>, causing an overestimation of MP abundance</w:t>
      </w:r>
      <w:r w:rsidR="00393256">
        <w:t>.</w:t>
      </w:r>
      <w:r w:rsidR="004F7313">
        <w:t xml:space="preserve"> </w:t>
      </w:r>
      <w:r>
        <w:t>On the other hand,</w:t>
      </w:r>
      <w:r w:rsidR="00381DAF">
        <w:t xml:space="preserve"> choosing</w:t>
      </w:r>
      <w:r>
        <w:t xml:space="preserve"> too low of </w:t>
      </w:r>
      <w:r w:rsidR="00381DAF">
        <w:t>a theoretical confidence</w:t>
      </w:r>
      <w:r>
        <w:t xml:space="preserve"> is accompanied </w:t>
      </w:r>
      <w:r>
        <w:lastRenderedPageBreak/>
        <w:t xml:space="preserve">by a higher HQI cut-off and </w:t>
      </w:r>
      <w:r w:rsidR="00140366">
        <w:t xml:space="preserve">fewer </w:t>
      </w:r>
      <w:r>
        <w:t xml:space="preserve">labels in the prediction set that are represented above the high quantile. </w:t>
      </w:r>
      <w:r w:rsidR="006727D8">
        <w:t>Here, f</w:t>
      </w:r>
      <w:r w:rsidR="0001477C">
        <w:t xml:space="preserve">alse negatives could occur because the environmental spectra are too dissimilar from reference spectra, leading to an underestimation of MP contamination. </w:t>
      </w:r>
      <w:r w:rsidR="00DE595F">
        <w:t xml:space="preserve">Given this trade-off, researchers </w:t>
      </w:r>
      <w:r w:rsidR="00507C4A">
        <w:t xml:space="preserve">must decide on the confidence level they are comfortable with </w:t>
      </w:r>
      <w:r w:rsidR="00393256">
        <w:t xml:space="preserve">when </w:t>
      </w:r>
      <w:r w:rsidR="00A11760" w:rsidRPr="00A11760">
        <w:t xml:space="preserve">considering the </w:t>
      </w:r>
      <w:r w:rsidR="00DE595F">
        <w:t xml:space="preserve">balance of </w:t>
      </w:r>
      <w:r w:rsidR="0071128E">
        <w:t xml:space="preserve">HQI threshold, </w:t>
      </w:r>
      <w:r w:rsidR="009E14AA">
        <w:t>prediction</w:t>
      </w:r>
      <w:r w:rsidR="00A11760" w:rsidRPr="00A11760">
        <w:t xml:space="preserve"> set size</w:t>
      </w:r>
      <w:r w:rsidR="0071128E">
        <w:t xml:space="preserve">, and the possibility of over or underestimating MP </w:t>
      </w:r>
      <w:r w:rsidR="00381DAF">
        <w:t>quantities</w:t>
      </w:r>
      <w:r w:rsidR="00507C4A">
        <w:t xml:space="preserve">. </w:t>
      </w:r>
      <w:r w:rsidR="006727D8">
        <w:t xml:space="preserve">Our suggestion would be </w:t>
      </w:r>
      <w:r w:rsidR="00D85EA8">
        <w:t xml:space="preserve">to choose a confidence value that </w:t>
      </w:r>
      <w:r w:rsidR="009918DC">
        <w:t xml:space="preserve">is both descriptive of most of the calibration set’s HQI distribution (e.g., &gt; 70%) and that </w:t>
      </w:r>
      <w:r w:rsidR="00742500">
        <w:t xml:space="preserve">returns a mean prediction set size for manageable manual evaluation (e.g., </w:t>
      </w:r>
      <w:r w:rsidR="009918DC">
        <w:t>1</w:t>
      </w:r>
      <w:r w:rsidR="00381DAF">
        <w:rPr>
          <w:rFonts w:cs="Times"/>
        </w:rPr>
        <w:t>–</w:t>
      </w:r>
      <w:r w:rsidR="009918DC">
        <w:t>3</w:t>
      </w:r>
      <w:r w:rsidR="00742500">
        <w:t xml:space="preserve"> labels</w:t>
      </w:r>
      <w:r w:rsidR="009918DC">
        <w:t xml:space="preserve">). </w:t>
      </w:r>
      <w:r w:rsidR="001D6FDF">
        <w:t>Using</w:t>
      </w:r>
      <w:r w:rsidR="001C23ED">
        <w:t xml:space="preserve"> Figure 8</w:t>
      </w:r>
      <w:r w:rsidR="001D6FDF">
        <w:t xml:space="preserve"> as a guide</w:t>
      </w:r>
      <w:r w:rsidR="001C23ED">
        <w:t xml:space="preserve">, we would choose a theoretical confidence between </w:t>
      </w:r>
      <w:r w:rsidR="001D6FDF">
        <w:t xml:space="preserve">70 and 90% based on this suggestion. </w:t>
      </w:r>
      <w:r>
        <w:t xml:space="preserve">While the results in Figure </w:t>
      </w:r>
      <w:r w:rsidR="00E72AC7">
        <w:t>8</w:t>
      </w:r>
      <w:r>
        <w:t xml:space="preserve"> are specific to the metrics and data discussed herein, it carries that choosing a single HQI threshold without statistical meaning</w:t>
      </w:r>
      <w:r w:rsidR="00C90696">
        <w:t xml:space="preserve"> and applying it to diverse environmental campaigns</w:t>
      </w:r>
      <w:r>
        <w:t>, as is popular in the wider MP literature, may impact the validity of one’s results.</w:t>
      </w:r>
      <w:r w:rsidR="00887433" w:rsidRPr="00887433">
        <w:rPr>
          <w:noProof/>
        </w:rPr>
        <w:t xml:space="preserve"> </w:t>
      </w:r>
    </w:p>
    <w:p w14:paraId="51B2ABFE" w14:textId="424A91F0" w:rsidR="00887433" w:rsidRDefault="00162BFE" w:rsidP="00EC6B97">
      <w:pPr>
        <w:pStyle w:val="TAMainText"/>
        <w:ind w:firstLine="0"/>
        <w:rPr>
          <w:b/>
          <w:bCs/>
        </w:rPr>
      </w:pPr>
      <w:r>
        <w:rPr>
          <w:b/>
          <w:bCs/>
          <w:noProof/>
        </w:rPr>
        <w:drawing>
          <wp:anchor distT="0" distB="0" distL="114300" distR="114300" simplePos="0" relativeHeight="251679744" behindDoc="1" locked="0" layoutInCell="1" allowOverlap="1" wp14:anchorId="4595D524" wp14:editId="6C6DE2A6">
            <wp:simplePos x="0" y="0"/>
            <wp:positionH relativeFrom="column">
              <wp:posOffset>0</wp:posOffset>
            </wp:positionH>
            <wp:positionV relativeFrom="paragraph">
              <wp:posOffset>342679</wp:posOffset>
            </wp:positionV>
            <wp:extent cx="2971800" cy="2618232"/>
            <wp:effectExtent l="0" t="0" r="0" b="0"/>
            <wp:wrapTopAndBottom/>
            <wp:docPr id="2025206741" name="Picture 10"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06741" name="Picture 10" descr="A graph of a function&#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71800" cy="2618232"/>
                    </a:xfrm>
                    <a:prstGeom prst="rect">
                      <a:avLst/>
                    </a:prstGeom>
                  </pic:spPr>
                </pic:pic>
              </a:graphicData>
            </a:graphic>
          </wp:anchor>
        </w:drawing>
      </w:r>
    </w:p>
    <w:p w14:paraId="2EF97A55" w14:textId="6CC8037E" w:rsidR="00887433" w:rsidRPr="00EC6B97" w:rsidRDefault="00E72AC7" w:rsidP="00EC6B97">
      <w:pPr>
        <w:pStyle w:val="VAFigureCaption"/>
        <w:rPr>
          <w:noProof/>
        </w:rPr>
      </w:pPr>
      <w:r w:rsidRPr="00883E6F">
        <w:rPr>
          <w:b/>
          <w:bCs/>
        </w:rPr>
        <w:t xml:space="preserve">Figure </w:t>
      </w:r>
      <w:r>
        <w:rPr>
          <w:b/>
          <w:bCs/>
        </w:rPr>
        <w:t xml:space="preserve">8. </w:t>
      </w:r>
      <w:r>
        <w:t>Hit quality index and mean prediction set size as a function of user-defined theoretical confidence for FLOPP and FLOPP-e data using conformal prediction</w:t>
      </w:r>
      <w:r w:rsidR="001D6FDF">
        <w:t xml:space="preserve"> and Pearson correlation coefficient</w:t>
      </w:r>
      <w:ins w:id="503" w:author="Clough, Madeline" w:date="2024-04-30T11:27:00Z">
        <w:r w:rsidR="00781953">
          <w:t xml:space="preserve"> </w:t>
        </w:r>
        <w:commentRangeStart w:id="504"/>
        <w:r w:rsidR="00781953">
          <w:t>with five reference classes</w:t>
        </w:r>
      </w:ins>
      <w:r>
        <w:t>.</w:t>
      </w:r>
      <w:commentRangeEnd w:id="504"/>
      <w:r w:rsidR="00781953">
        <w:rPr>
          <w:rStyle w:val="CommentReference"/>
        </w:rPr>
        <w:commentReference w:id="504"/>
      </w:r>
    </w:p>
    <w:p w14:paraId="437F1728" w14:textId="56C43E69" w:rsidR="00F215C1" w:rsidRDefault="00B50BAB" w:rsidP="00C10EC9">
      <w:pPr>
        <w:pStyle w:val="TAMainText"/>
        <w:ind w:firstLine="180"/>
      </w:pPr>
      <w:r>
        <w:rPr>
          <w:b/>
          <w:bCs/>
        </w:rPr>
        <w:lastRenderedPageBreak/>
        <w:t>Conformal</w:t>
      </w:r>
      <w:r w:rsidR="0059358F" w:rsidRPr="00EC6B97">
        <w:rPr>
          <w:b/>
          <w:bCs/>
        </w:rPr>
        <w:t xml:space="preserve"> prediction presents </w:t>
      </w:r>
      <w:r w:rsidR="0048140B" w:rsidRPr="00EC6B97">
        <w:rPr>
          <w:b/>
          <w:bCs/>
        </w:rPr>
        <w:t xml:space="preserve">a </w:t>
      </w:r>
      <w:r w:rsidR="006C0E6D">
        <w:rPr>
          <w:b/>
          <w:bCs/>
        </w:rPr>
        <w:t>customizable</w:t>
      </w:r>
      <w:r w:rsidRPr="00EC6B97">
        <w:rPr>
          <w:b/>
          <w:bCs/>
        </w:rPr>
        <w:t xml:space="preserve"> </w:t>
      </w:r>
      <w:r w:rsidR="0048140B" w:rsidRPr="00EC6B97">
        <w:rPr>
          <w:b/>
          <w:bCs/>
        </w:rPr>
        <w:t xml:space="preserve">framework for </w:t>
      </w:r>
      <w:r w:rsidR="00F215C1" w:rsidRPr="00EC6B97">
        <w:rPr>
          <w:b/>
          <w:bCs/>
        </w:rPr>
        <w:t>similarity</w:t>
      </w:r>
      <w:r w:rsidR="00376381" w:rsidRPr="00EC6B97">
        <w:rPr>
          <w:b/>
          <w:bCs/>
        </w:rPr>
        <w:t xml:space="preserve"> metric</w:t>
      </w:r>
      <w:r w:rsidR="00B00815">
        <w:rPr>
          <w:b/>
          <w:bCs/>
        </w:rPr>
        <w:t xml:space="preserve"> comparison</w:t>
      </w:r>
      <w:r w:rsidR="00074838" w:rsidRPr="00EC6B97">
        <w:rPr>
          <w:b/>
          <w:bCs/>
        </w:rPr>
        <w:t>, c</w:t>
      </w:r>
      <w:r w:rsidR="00073A9D">
        <w:rPr>
          <w:b/>
          <w:bCs/>
        </w:rPr>
        <w:t>onfidence</w:t>
      </w:r>
      <w:r w:rsidR="00074838" w:rsidRPr="00EC6B97">
        <w:rPr>
          <w:b/>
          <w:bCs/>
        </w:rPr>
        <w:t xml:space="preserve"> associated with individual spectra, and </w:t>
      </w:r>
      <w:r w:rsidR="00A73FB6" w:rsidRPr="00EC6B97">
        <w:rPr>
          <w:b/>
          <w:bCs/>
        </w:rPr>
        <w:t xml:space="preserve">guidance </w:t>
      </w:r>
      <w:r w:rsidR="00074838" w:rsidRPr="00EC6B97">
        <w:rPr>
          <w:b/>
          <w:bCs/>
        </w:rPr>
        <w:t xml:space="preserve">on the manual interpretation of </w:t>
      </w:r>
      <w:r w:rsidR="00462EDE" w:rsidRPr="00EC6B97">
        <w:rPr>
          <w:b/>
          <w:bCs/>
        </w:rPr>
        <w:t xml:space="preserve">spectra with close correlation to two or more </w:t>
      </w:r>
      <w:r w:rsidR="00781B23" w:rsidRPr="00EC6B97">
        <w:rPr>
          <w:b/>
          <w:bCs/>
        </w:rPr>
        <w:t>reference classes</w:t>
      </w:r>
      <w:r w:rsidR="00074838" w:rsidRPr="00EC6B97">
        <w:rPr>
          <w:b/>
          <w:bCs/>
        </w:rPr>
        <w:t>.</w:t>
      </w:r>
      <w:r w:rsidR="00F215C1">
        <w:t xml:space="preserve"> </w:t>
      </w:r>
      <w:r w:rsidR="00F215C1" w:rsidRPr="00883E6F">
        <w:t>When comparing similarity metrics, users can employ</w:t>
      </w:r>
      <w:r w:rsidR="00F8506C">
        <w:t xml:space="preserve"> CP</w:t>
      </w:r>
      <w:r w:rsidR="00F215C1" w:rsidRPr="00883E6F">
        <w:t xml:space="preserve"> to evaluate the </w:t>
      </w:r>
      <w:r w:rsidR="004A37F6">
        <w:t>performance</w:t>
      </w:r>
      <w:r w:rsidR="00F215C1" w:rsidRPr="00883E6F">
        <w:t xml:space="preserve"> of different </w:t>
      </w:r>
      <w:r w:rsidR="00F8506C">
        <w:t>algorithms</w:t>
      </w:r>
      <w:r w:rsidR="004A37F6">
        <w:t xml:space="preserve"> for the same dataset</w:t>
      </w:r>
      <w:r w:rsidR="00F215C1" w:rsidRPr="00883E6F">
        <w:t xml:space="preserve">. </w:t>
      </w:r>
      <w:r w:rsidR="004A37F6">
        <w:t xml:space="preserve">As employed herein, one can </w:t>
      </w:r>
      <w:r w:rsidR="00C06CD6">
        <w:t xml:space="preserve">assess </w:t>
      </w:r>
      <w:commentRangeStart w:id="505"/>
      <w:r w:rsidR="00C06CD6">
        <w:t xml:space="preserve">the efficiency </w:t>
      </w:r>
      <w:commentRangeEnd w:id="505"/>
      <w:r w:rsidR="00A33D98">
        <w:rPr>
          <w:rStyle w:val="CommentReference"/>
        </w:rPr>
        <w:commentReference w:id="505"/>
      </w:r>
      <w:r w:rsidR="00C06CD6">
        <w:t>of the metrics through</w:t>
      </w:r>
      <w:r w:rsidR="00F215C1" w:rsidRPr="00883E6F">
        <w:t xml:space="preserve"> the prediction set sizes they produce with the same confidence level. As discussed earlier, the ability to differentiate between positive and negative matches</w:t>
      </w:r>
      <w:r w:rsidR="00870FD9">
        <w:t xml:space="preserve"> in one’s labeled </w:t>
      </w:r>
      <w:r w:rsidR="00FC58DE">
        <w:t>calibration data</w:t>
      </w:r>
      <w:r w:rsidR="00F215C1" w:rsidRPr="00883E6F">
        <w:t xml:space="preserve"> will result in more </w:t>
      </w:r>
      <w:r w:rsidR="00F215C1" w:rsidRPr="00A33D98">
        <w:rPr>
          <w:highlight w:val="yellow"/>
          <w:rPrChange w:id="506" w:author="Clough, Madeline" w:date="2024-05-01T14:52:00Z">
            <w:rPr/>
          </w:rPrChange>
        </w:rPr>
        <w:t>efficient uncertainty quantification</w:t>
      </w:r>
      <w:ins w:id="507" w:author="Clough, Madeline" w:date="2024-05-01T14:52:00Z">
        <w:r w:rsidR="00A33D98" w:rsidRPr="00A33D98">
          <w:rPr>
            <w:highlight w:val="yellow"/>
            <w:rPrChange w:id="508" w:author="Clough, Madeline" w:date="2024-05-01T14:52:00Z">
              <w:rPr/>
            </w:rPrChange>
          </w:rPr>
          <w:t>s</w:t>
        </w:r>
      </w:ins>
      <w:r w:rsidR="00FC58DE">
        <w:t xml:space="preserve">. While </w:t>
      </w:r>
      <w:r w:rsidR="00C66531">
        <w:t>workflows to ensure confidence in microplastic matches have been put forth in recent history,</w:t>
      </w:r>
      <w:r w:rsidR="00B004EC" w:rsidRPr="00B004EC">
        <w:rPr>
          <w:vertAlign w:val="superscript"/>
        </w:rPr>
        <w:t>18,20,21</w:t>
      </w:r>
      <w:r w:rsidR="00A94B7A">
        <w:t xml:space="preserve"> </w:t>
      </w:r>
      <w:r w:rsidR="00D82A9C">
        <w:t xml:space="preserve">they have lacked </w:t>
      </w:r>
      <w:r w:rsidR="001D6FDF">
        <w:t xml:space="preserve">a </w:t>
      </w:r>
      <w:commentRangeStart w:id="509"/>
      <w:r w:rsidR="001D6FDF" w:rsidRPr="00A33D98">
        <w:rPr>
          <w:highlight w:val="yellow"/>
          <w:rPrChange w:id="510" w:author="Clough, Madeline" w:date="2024-05-01T14:52:00Z">
            <w:rPr/>
          </w:rPrChange>
        </w:rPr>
        <w:t>measure</w:t>
      </w:r>
      <w:commentRangeEnd w:id="509"/>
      <w:r w:rsidR="009A13FC">
        <w:rPr>
          <w:rStyle w:val="CommentReference"/>
        </w:rPr>
        <w:commentReference w:id="509"/>
      </w:r>
      <w:r w:rsidR="001D6FDF" w:rsidRPr="00A33D98">
        <w:rPr>
          <w:highlight w:val="yellow"/>
          <w:rPrChange w:id="511" w:author="Clough, Madeline" w:date="2024-05-01T14:52:00Z">
            <w:rPr/>
          </w:rPrChange>
        </w:rPr>
        <w:t xml:space="preserve"> of </w:t>
      </w:r>
      <w:r w:rsidR="007A449E" w:rsidRPr="00A33D98">
        <w:rPr>
          <w:highlight w:val="yellow"/>
          <w:rPrChange w:id="512" w:author="Clough, Madeline" w:date="2024-05-01T14:52:00Z">
            <w:rPr/>
          </w:rPrChange>
        </w:rPr>
        <w:t xml:space="preserve">statistical </w:t>
      </w:r>
      <w:r w:rsidR="001D6FDF" w:rsidRPr="00A33D98">
        <w:rPr>
          <w:highlight w:val="yellow"/>
          <w:rPrChange w:id="513" w:author="Clough, Madeline" w:date="2024-05-01T14:52:00Z">
            <w:rPr/>
          </w:rPrChange>
        </w:rPr>
        <w:t>uncertainty</w:t>
      </w:r>
      <w:r w:rsidR="007A449E" w:rsidRPr="00A33D98">
        <w:rPr>
          <w:highlight w:val="yellow"/>
          <w:rPrChange w:id="514" w:author="Clough, Madeline" w:date="2024-05-01T14:52:00Z">
            <w:rPr/>
          </w:rPrChange>
        </w:rPr>
        <w:t xml:space="preserve"> at the individual spectrum level</w:t>
      </w:r>
      <w:r w:rsidR="00B1286D">
        <w:t xml:space="preserve"> and do not provide advice on manual evaluation. Rather, the </w:t>
      </w:r>
      <w:r w:rsidR="009A0E23">
        <w:t xml:space="preserve">user is only provided with </w:t>
      </w:r>
      <w:r w:rsidR="000D6801">
        <w:t xml:space="preserve">a false negative rate for the entire sample and pass-fail guidance on the single spectrum. </w:t>
      </w:r>
      <w:r w:rsidR="006153E0">
        <w:t>With conformal prediction, one obtains confidence in the prediction set returned by a single query spectrum. In the case of more than one predicted class, the analyst has assurance that</w:t>
      </w:r>
      <w:r w:rsidR="00C10EC9">
        <w:t xml:space="preserve"> the correct label for the unknown particle is within the prediction set, and they need only manually evaluate the few labels returned</w:t>
      </w:r>
      <w:r w:rsidR="00CA01A4">
        <w:t xml:space="preserve">. </w:t>
      </w:r>
      <w:commentRangeStart w:id="515"/>
      <w:commentRangeStart w:id="516"/>
      <w:commentRangeStart w:id="517"/>
      <w:r w:rsidR="00CA01A4">
        <w:t>T</w:t>
      </w:r>
      <w:commentRangeEnd w:id="515"/>
      <w:r w:rsidR="00AB21E6">
        <w:rPr>
          <w:rStyle w:val="CommentReference"/>
        </w:rPr>
        <w:commentReference w:id="515"/>
      </w:r>
      <w:commentRangeEnd w:id="516"/>
      <w:r w:rsidR="001841FC">
        <w:rPr>
          <w:rStyle w:val="CommentReference"/>
        </w:rPr>
        <w:commentReference w:id="516"/>
      </w:r>
      <w:commentRangeEnd w:id="517"/>
      <w:r w:rsidR="001841FC">
        <w:rPr>
          <w:rStyle w:val="CommentReference"/>
        </w:rPr>
        <w:commentReference w:id="517"/>
      </w:r>
      <w:r w:rsidR="00CA01A4">
        <w:t xml:space="preserve">herefore, conformal prediction </w:t>
      </w:r>
      <w:r w:rsidR="00E5104A">
        <w:t xml:space="preserve">presents a new workflow for the microplastic community </w:t>
      </w:r>
      <w:r w:rsidR="006E6431">
        <w:t>to more robustly quantify</w:t>
      </w:r>
      <w:r w:rsidR="00F6621A">
        <w:t xml:space="preserve"> </w:t>
      </w:r>
      <w:proofErr w:type="gramStart"/>
      <w:r w:rsidR="00F6621A">
        <w:t xml:space="preserve">and  </w:t>
      </w:r>
      <w:r w:rsidR="006E6431">
        <w:t>chemically</w:t>
      </w:r>
      <w:proofErr w:type="gramEnd"/>
      <w:r w:rsidR="006E6431">
        <w:t xml:space="preserve"> </w:t>
      </w:r>
      <w:r w:rsidR="00F6621A">
        <w:t xml:space="preserve">identify </w:t>
      </w:r>
      <w:r w:rsidR="006E6431">
        <w:t xml:space="preserve">environmental microplastics. </w:t>
      </w:r>
    </w:p>
    <w:p w14:paraId="6A6B7E68" w14:textId="77777777" w:rsidR="00831FA5" w:rsidRDefault="00831FA5" w:rsidP="00831FA5">
      <w:pPr>
        <w:pStyle w:val="TAMainText"/>
        <w:ind w:firstLine="0"/>
      </w:pPr>
    </w:p>
    <w:p w14:paraId="5E5A421F" w14:textId="12EF3924" w:rsidR="00831FA5" w:rsidRPr="00EC6B97" w:rsidRDefault="00186827" w:rsidP="00883E6F">
      <w:pPr>
        <w:pStyle w:val="TAMainText"/>
        <w:ind w:firstLine="0"/>
        <w:rPr>
          <w:b/>
          <w:bCs/>
        </w:rPr>
      </w:pPr>
      <w:r w:rsidRPr="00EC6B97">
        <w:rPr>
          <w:b/>
          <w:bCs/>
        </w:rPr>
        <w:t>Conclusion</w:t>
      </w:r>
    </w:p>
    <w:p w14:paraId="0B550D13" w14:textId="7F22202E" w:rsidR="00DD6DBB" w:rsidRDefault="00831FA5" w:rsidP="00A02245">
      <w:pPr>
        <w:pStyle w:val="TAMainText"/>
      </w:pPr>
      <w:r>
        <w:t xml:space="preserve">Herein, we </w:t>
      </w:r>
      <w:r w:rsidR="00A753F0">
        <w:t xml:space="preserve">outlined </w:t>
      </w:r>
      <w:r>
        <w:t>a</w:t>
      </w:r>
      <w:r w:rsidR="00A753F0">
        <w:t xml:space="preserve"> flexible </w:t>
      </w:r>
      <w:r w:rsidR="00DC4D1E">
        <w:t xml:space="preserve">framework for statistical </w:t>
      </w:r>
      <w:del w:id="518" w:author="Clough, Madeline" w:date="2024-05-01T14:58:00Z">
        <w:r w:rsidR="00073A9D" w:rsidDel="00D41F71">
          <w:delText>un</w:delText>
        </w:r>
      </w:del>
      <w:r w:rsidR="00DC4D1E">
        <w:t xml:space="preserve">certainty in environmental </w:t>
      </w:r>
      <w:ins w:id="519" w:author="Clough, Madeline" w:date="2024-04-29T12:59:00Z">
        <w:r w:rsidR="00622B71">
          <w:t>microplastic</w:t>
        </w:r>
      </w:ins>
      <w:del w:id="520" w:author="Clough, Madeline" w:date="2024-04-29T12:59:00Z">
        <w:r w:rsidR="001A6F74" w:rsidDel="00622B71">
          <w:delText>MP</w:delText>
        </w:r>
      </w:del>
      <w:r w:rsidR="00DC4D1E">
        <w:t xml:space="preserve"> </w:t>
      </w:r>
      <w:r w:rsidR="00A906D4">
        <w:t xml:space="preserve">spectral database searching. </w:t>
      </w:r>
      <w:r w:rsidR="001500BB">
        <w:t xml:space="preserve">Based on our findings from a literature review </w:t>
      </w:r>
      <w:proofErr w:type="gramStart"/>
      <w:r w:rsidR="001500BB">
        <w:t>of  recent</w:t>
      </w:r>
      <w:proofErr w:type="gramEnd"/>
      <w:r w:rsidR="001500BB">
        <w:t xml:space="preserve"> microplastic identification data analysis routines and the evaluation of a commercial database matching software, we illustrate</w:t>
      </w:r>
      <w:r w:rsidR="00EC495E">
        <w:t xml:space="preserve">d the need for guidance on </w:t>
      </w:r>
      <w:r w:rsidR="00960E77">
        <w:t>similarity</w:t>
      </w:r>
      <w:r w:rsidR="00EC495E">
        <w:t xml:space="preserve"> metric comparison, hit quality index </w:t>
      </w:r>
      <w:r w:rsidR="00EC495E">
        <w:lastRenderedPageBreak/>
        <w:t>thresholding, and confidence in spectral classification.</w:t>
      </w:r>
      <w:r w:rsidR="00164F6A">
        <w:t xml:space="preserve"> </w:t>
      </w:r>
      <w:r w:rsidR="001C6380">
        <w:t>Using both conformal prediction and class-conditional conformal prediction</w:t>
      </w:r>
      <w:r w:rsidR="00C1749F">
        <w:t xml:space="preserve">, a reduced </w:t>
      </w:r>
      <w:r w:rsidR="00AB29EE">
        <w:t xml:space="preserve">mean size of </w:t>
      </w:r>
      <w:r w:rsidR="00C1749F">
        <w:t xml:space="preserve">label prediction </w:t>
      </w:r>
      <w:r w:rsidR="00AB29EE">
        <w:t xml:space="preserve">sets was observed with the nearest neighbor </w:t>
      </w:r>
      <w:r w:rsidR="00960E77">
        <w:t>similarity</w:t>
      </w:r>
      <w:r w:rsidR="00AB29EE">
        <w:t xml:space="preserve"> metric as compared to Pearson correlation coefficient. </w:t>
      </w:r>
      <w:r w:rsidR="00164F6A">
        <w:t xml:space="preserve">Although class-conditional conformal prediction </w:t>
      </w:r>
      <w:r w:rsidR="00D0466F">
        <w:t xml:space="preserve">increased the mean value of labels returned in a prediction set when compared to </w:t>
      </w:r>
      <w:r w:rsidR="00D0466F" w:rsidRPr="00417BCB">
        <w:t>traditional</w:t>
      </w:r>
      <w:r w:rsidR="00D0466F">
        <w:t xml:space="preserve"> conformal prediction, </w:t>
      </w:r>
      <w:r w:rsidR="00D0466F" w:rsidRPr="00586924">
        <w:rPr>
          <w:highlight w:val="yellow"/>
          <w:rPrChange w:id="521" w:author="Clough, Madeline" w:date="2024-05-01T14:59:00Z">
            <w:rPr/>
          </w:rPrChange>
        </w:rPr>
        <w:t>c</w:t>
      </w:r>
      <w:r w:rsidR="00CB0F2D" w:rsidRPr="00586924">
        <w:rPr>
          <w:highlight w:val="yellow"/>
          <w:rPrChange w:id="522" w:author="Clough, Madeline" w:date="2024-05-01T14:59:00Z">
            <w:rPr/>
          </w:rPrChange>
        </w:rPr>
        <w:t xml:space="preserve">lass-conditional conformal prediction may </w:t>
      </w:r>
      <w:r w:rsidR="00177817" w:rsidRPr="00586924">
        <w:rPr>
          <w:highlight w:val="yellow"/>
          <w:rPrChange w:id="523" w:author="Clough, Madeline" w:date="2024-05-01T14:59:00Z">
            <w:rPr/>
          </w:rPrChange>
        </w:rPr>
        <w:t>decrea</w:t>
      </w:r>
      <w:r w:rsidR="00386D0D" w:rsidRPr="00586924">
        <w:rPr>
          <w:highlight w:val="yellow"/>
          <w:rPrChange w:id="524" w:author="Clough, Madeline" w:date="2024-05-01T14:59:00Z">
            <w:rPr/>
          </w:rPrChange>
        </w:rPr>
        <w:t>se the ambi</w:t>
      </w:r>
      <w:r w:rsidR="00417BCB" w:rsidRPr="00586924">
        <w:rPr>
          <w:highlight w:val="yellow"/>
          <w:rPrChange w:id="525" w:author="Clough, Madeline" w:date="2024-05-01T14:59:00Z">
            <w:rPr/>
          </w:rPrChange>
        </w:rPr>
        <w:t xml:space="preserve">guity of polymer classifications with differing </w:t>
      </w:r>
      <w:del w:id="526" w:author="Clough, Madeline" w:date="2024-04-29T13:00:00Z">
        <w:r w:rsidR="00417BCB" w:rsidRPr="00586924" w:rsidDel="00622B71">
          <w:rPr>
            <w:highlight w:val="yellow"/>
            <w:rPrChange w:id="527" w:author="Clough, Madeline" w:date="2024-05-01T14:59:00Z">
              <w:rPr/>
            </w:rPrChange>
          </w:rPr>
          <w:delText xml:space="preserve">HQI </w:delText>
        </w:r>
      </w:del>
      <w:ins w:id="528" w:author="Clough, Madeline" w:date="2024-04-29T13:00:00Z">
        <w:r w:rsidR="00622B71" w:rsidRPr="00586924">
          <w:rPr>
            <w:highlight w:val="yellow"/>
            <w:rPrChange w:id="529" w:author="Clough, Madeline" w:date="2024-05-01T14:59:00Z">
              <w:rPr/>
            </w:rPrChange>
          </w:rPr>
          <w:t xml:space="preserve">hit quality index </w:t>
        </w:r>
      </w:ins>
      <w:r w:rsidR="00417BCB" w:rsidRPr="00586924">
        <w:rPr>
          <w:highlight w:val="yellow"/>
          <w:rPrChange w:id="530" w:author="Clough, Madeline" w:date="2024-05-01T14:59:00Z">
            <w:rPr/>
          </w:rPrChange>
        </w:rPr>
        <w:t>distributions.</w:t>
      </w:r>
      <w:r w:rsidR="00417BCB">
        <w:t xml:space="preserve"> </w:t>
      </w:r>
      <w:r w:rsidR="00D2370F">
        <w:t xml:space="preserve">With a final comparison to a </w:t>
      </w:r>
      <w:r w:rsidR="00E10C34">
        <w:t>commonly used</w:t>
      </w:r>
      <w:r w:rsidR="00D2370F">
        <w:t xml:space="preserve"> commercial matching software, we illustrate that conformal prediction streamlines </w:t>
      </w:r>
      <w:r w:rsidR="00E10C34">
        <w:t xml:space="preserve">microplastic </w:t>
      </w:r>
      <w:r w:rsidR="00DA3FE1">
        <w:t xml:space="preserve">identification </w:t>
      </w:r>
      <w:r w:rsidR="00E10C34">
        <w:t xml:space="preserve">with an associated </w:t>
      </w:r>
      <w:r w:rsidR="00E10C34" w:rsidRPr="00586924">
        <w:rPr>
          <w:highlight w:val="yellow"/>
          <w:rPrChange w:id="531" w:author="Clough, Madeline" w:date="2024-05-01T14:59:00Z">
            <w:rPr/>
          </w:rPrChange>
        </w:rPr>
        <w:t xml:space="preserve">statistical </w:t>
      </w:r>
      <w:r w:rsidR="00CD35AB" w:rsidRPr="00586924">
        <w:rPr>
          <w:highlight w:val="yellow"/>
          <w:rPrChange w:id="532" w:author="Clough, Madeline" w:date="2024-05-01T14:59:00Z">
            <w:rPr/>
          </w:rPrChange>
        </w:rPr>
        <w:t>un</w:t>
      </w:r>
      <w:r w:rsidR="00E10C34" w:rsidRPr="00586924">
        <w:rPr>
          <w:highlight w:val="yellow"/>
          <w:rPrChange w:id="533" w:author="Clough, Madeline" w:date="2024-05-01T14:59:00Z">
            <w:rPr/>
          </w:rPrChange>
        </w:rPr>
        <w:t>certainty</w:t>
      </w:r>
      <w:r w:rsidR="00CD35AB" w:rsidRPr="00586924">
        <w:rPr>
          <w:highlight w:val="yellow"/>
          <w:rPrChange w:id="534" w:author="Clough, Madeline" w:date="2024-05-01T14:59:00Z">
            <w:rPr/>
          </w:rPrChange>
        </w:rPr>
        <w:t xml:space="preserve"> measurement</w:t>
      </w:r>
      <w:r w:rsidR="00E10C34">
        <w:t xml:space="preserve">. </w:t>
      </w:r>
      <w:r w:rsidR="00EC495E">
        <w:t xml:space="preserve">Finally, </w:t>
      </w:r>
      <w:r w:rsidR="00C53EA2">
        <w:t xml:space="preserve">we urge the </w:t>
      </w:r>
      <w:ins w:id="535" w:author="Clough, Madeline" w:date="2024-04-29T13:00:00Z">
        <w:r w:rsidR="00EE7A07">
          <w:t>microplastic</w:t>
        </w:r>
      </w:ins>
      <w:del w:id="536" w:author="Clough, Madeline" w:date="2024-04-29T13:00:00Z">
        <w:r w:rsidR="001A6F74" w:rsidDel="00EE7A07">
          <w:delText>MP</w:delText>
        </w:r>
      </w:del>
      <w:r w:rsidR="00C53EA2">
        <w:t xml:space="preserve"> community to use our open-access code </w:t>
      </w:r>
      <w:r w:rsidR="00CD35AB">
        <w:t xml:space="preserve">and user-guide </w:t>
      </w:r>
      <w:r w:rsidR="00602A1C">
        <w:t>for an adaptable</w:t>
      </w:r>
      <w:r w:rsidR="00C53EA2">
        <w:t xml:space="preserve"> conformal prediction framework to </w:t>
      </w:r>
      <w:r w:rsidR="00A6030A">
        <w:t xml:space="preserve">meet </w:t>
      </w:r>
      <w:r w:rsidR="00C53EA2">
        <w:t>their own analytical goals for</w:t>
      </w:r>
      <w:r w:rsidR="00417BCB">
        <w:t xml:space="preserve"> </w:t>
      </w:r>
      <w:r w:rsidR="00B94751">
        <w:t xml:space="preserve">confidence in </w:t>
      </w:r>
      <w:r w:rsidR="00602A1C">
        <w:t xml:space="preserve">similarity metric </w:t>
      </w:r>
      <w:r w:rsidR="00B94751">
        <w:t xml:space="preserve">thresholding </w:t>
      </w:r>
      <w:r w:rsidR="00A6030A">
        <w:t xml:space="preserve">and acceptance of </w:t>
      </w:r>
      <w:del w:id="537" w:author="Clough, Madeline" w:date="2024-05-01T14:59:00Z">
        <w:r w:rsidR="00A6030A" w:rsidDel="00586924">
          <w:delText xml:space="preserve">an </w:delText>
        </w:r>
      </w:del>
      <w:r w:rsidR="00A6030A">
        <w:t xml:space="preserve">environmental microplastic spectral </w:t>
      </w:r>
      <w:r w:rsidR="009C24FE">
        <w:t>match</w:t>
      </w:r>
      <w:ins w:id="538" w:author="Clough, Madeline" w:date="2024-05-01T14:59:00Z">
        <w:r w:rsidR="00586924">
          <w:t>es</w:t>
        </w:r>
      </w:ins>
      <w:r w:rsidR="009C24FE">
        <w:t>.</w:t>
      </w:r>
      <w:r w:rsidR="00FF686A">
        <w:br w:type="page"/>
      </w:r>
      <w:r w:rsidR="00C10EE0">
        <w:lastRenderedPageBreak/>
        <w:t>ASSOCIATED CONTENT</w:t>
      </w:r>
    </w:p>
    <w:p w14:paraId="58E33E1C" w14:textId="67073522" w:rsidR="00C10EE0" w:rsidRPr="00C10EE0" w:rsidRDefault="00C10EE0" w:rsidP="000B5610">
      <w:pPr>
        <w:pStyle w:val="TESupportingInformation"/>
        <w:spacing w:after="240"/>
        <w:ind w:firstLine="0"/>
        <w:jc w:val="left"/>
      </w:pPr>
      <w:r w:rsidRPr="00157E12">
        <w:rPr>
          <w:b/>
        </w:rPr>
        <w:t>Supporting Information</w:t>
      </w:r>
      <w:r>
        <w:t xml:space="preserve">. </w:t>
      </w:r>
      <w:r w:rsidR="0031373B">
        <w:br/>
        <w:t>The following files are available free of charge.</w:t>
      </w:r>
      <w:r w:rsidR="0031373B">
        <w:br/>
      </w:r>
      <w:r w:rsidR="00814E8F">
        <w:t xml:space="preserve">Additional details on </w:t>
      </w:r>
      <w:r w:rsidR="009D69B9">
        <w:t xml:space="preserve">methodology </w:t>
      </w:r>
      <w:r w:rsidR="00625A11">
        <w:t>and results of literature search, similarity metrics, and conformal prediction</w:t>
      </w:r>
      <w:r w:rsidR="00B44641" w:rsidRPr="00B44641">
        <w:t xml:space="preserve"> (PDF)</w:t>
      </w:r>
      <w:r w:rsidR="0031373B">
        <w:br/>
      </w:r>
      <w:r w:rsidR="00625A11">
        <w:t>User-guide for open-access conformal prediction code (PDF)</w:t>
      </w:r>
    </w:p>
    <w:p w14:paraId="20D29875" w14:textId="77777777" w:rsidR="00DD6DBB" w:rsidRDefault="00DD6DBB" w:rsidP="00DD6DBB">
      <w:pPr>
        <w:pStyle w:val="FACorrespondingAuthorFootnote"/>
        <w:spacing w:after="0"/>
        <w:jc w:val="left"/>
      </w:pPr>
      <w:r>
        <w:t>AUTHOR INFORMATION</w:t>
      </w:r>
    </w:p>
    <w:p w14:paraId="4A2F83A4" w14:textId="77777777" w:rsidR="00DD6DBB" w:rsidRPr="00DD6DBB" w:rsidRDefault="00DD6DBB" w:rsidP="00FE068B">
      <w:pPr>
        <w:pStyle w:val="FAAuthorInfoSubtitle"/>
      </w:pPr>
      <w:r w:rsidRPr="00DD6DBB">
        <w:t>Corresponding Author</w:t>
      </w:r>
    </w:p>
    <w:p w14:paraId="1BD9FAD4" w14:textId="04BD724B" w:rsidR="009246AD" w:rsidRDefault="009B681E" w:rsidP="00EC6B97">
      <w:pPr>
        <w:pStyle w:val="BCAuthorAddress"/>
        <w:jc w:val="left"/>
      </w:pPr>
      <w:r w:rsidRPr="00051B35">
        <w:t>Anne J. McNeil</w:t>
      </w:r>
      <w:r>
        <w:t xml:space="preserve"> – Department of Chemistry, University of Michigan, 930 North University Avenue, Ann Arbor, MI 48109-1055, USA</w:t>
      </w:r>
      <w:r w:rsidR="002C20CD">
        <w:t>; Email</w:t>
      </w:r>
      <w:r w:rsidR="00DB5BE3">
        <w:t>:</w:t>
      </w:r>
      <w:r w:rsidR="007F7C41">
        <w:t xml:space="preserve"> ajmcneil@umich.edu</w:t>
      </w:r>
    </w:p>
    <w:p w14:paraId="6BF7B7CC" w14:textId="3ABCE76F" w:rsidR="009B681E" w:rsidRPr="009B681E" w:rsidRDefault="009B681E" w:rsidP="00EC6B97">
      <w:pPr>
        <w:pStyle w:val="TAMainText"/>
        <w:ind w:firstLine="0"/>
      </w:pPr>
      <w:proofErr w:type="spellStart"/>
      <w:r w:rsidRPr="00051B35">
        <w:t>Ambuj</w:t>
      </w:r>
      <w:proofErr w:type="spellEnd"/>
      <w:r w:rsidRPr="00051B35">
        <w:t xml:space="preserve"> Tewari</w:t>
      </w:r>
      <w:r>
        <w:t xml:space="preserve"> – </w:t>
      </w:r>
      <w:r w:rsidR="002C20CD" w:rsidRPr="002C20CD">
        <w:t>Department of Statistics, University of Michigan, 1085 South University Avenue, Ann Arbor, MI 48109-1055, USA</w:t>
      </w:r>
      <w:r w:rsidR="002C20CD">
        <w:t>; Email</w:t>
      </w:r>
      <w:r w:rsidR="00DB5BE3">
        <w:t>:</w:t>
      </w:r>
      <w:r w:rsidR="007F7C41">
        <w:t xml:space="preserve"> tewaria@umich.edu</w:t>
      </w:r>
    </w:p>
    <w:p w14:paraId="36EBCFBD" w14:textId="77777777" w:rsidR="00C10EE0" w:rsidRPr="00DD6DBB" w:rsidRDefault="00C10EE0" w:rsidP="00FE068B">
      <w:pPr>
        <w:pStyle w:val="FAAuthorInfoSubtitle"/>
      </w:pPr>
      <w:r w:rsidRPr="00DD6DBB">
        <w:t>Author Contributions</w:t>
      </w:r>
    </w:p>
    <w:p w14:paraId="0F8D47D3" w14:textId="7561BD01" w:rsidR="00C10EE0" w:rsidRPr="00DD6DBB" w:rsidRDefault="00C10EE0" w:rsidP="00DD6DBB">
      <w:pPr>
        <w:pStyle w:val="StyleFACorrespondingAuthorFootnote7pt"/>
        <w:spacing w:after="240" w:line="480" w:lineRule="auto"/>
        <w:rPr>
          <w:rFonts w:ascii="Times" w:hAnsi="Times"/>
          <w:kern w:val="0"/>
          <w:sz w:val="24"/>
        </w:rPr>
      </w:pPr>
      <w:r w:rsidRPr="00DD6DBB">
        <w:rPr>
          <w:rFonts w:ascii="Times" w:hAnsi="Times"/>
          <w:kern w:val="0"/>
          <w:sz w:val="24"/>
        </w:rPr>
        <w:t>The manuscript was written throug</w:t>
      </w:r>
      <w:r w:rsidR="00DD6DBB">
        <w:rPr>
          <w:rFonts w:ascii="Times" w:hAnsi="Times"/>
          <w:kern w:val="0"/>
          <w:sz w:val="24"/>
        </w:rPr>
        <w:t xml:space="preserve">h contributions of all authors. </w:t>
      </w:r>
      <w:r w:rsidRPr="00DD6DBB">
        <w:rPr>
          <w:rFonts w:ascii="Times" w:hAnsi="Times"/>
          <w:kern w:val="0"/>
          <w:sz w:val="24"/>
        </w:rPr>
        <w:t>All authors have given approval to the final version of the manuscript.</w:t>
      </w:r>
      <w:r w:rsidR="00DD6DBB">
        <w:rPr>
          <w:rFonts w:ascii="Times" w:hAnsi="Times"/>
          <w:kern w:val="0"/>
          <w:sz w:val="24"/>
        </w:rPr>
        <w:t xml:space="preserve"> </w:t>
      </w:r>
      <w:r w:rsidRPr="00DD6DBB">
        <w:rPr>
          <w:rFonts w:ascii="Times" w:hAnsi="Times"/>
          <w:kern w:val="0"/>
          <w:sz w:val="24"/>
        </w:rPr>
        <w:t xml:space="preserve">‡These authors contributed equally. </w:t>
      </w:r>
    </w:p>
    <w:p w14:paraId="3A092C0A" w14:textId="77777777" w:rsidR="00C10EE0" w:rsidRPr="009B681E" w:rsidRDefault="00C10EE0" w:rsidP="00FE068B">
      <w:pPr>
        <w:pStyle w:val="FAAuthorInfoSubtitle"/>
      </w:pPr>
      <w:r w:rsidRPr="009B681E">
        <w:t>Funding Sources</w:t>
      </w:r>
    </w:p>
    <w:p w14:paraId="0CEB52ED" w14:textId="6E41FBBF" w:rsidR="00DD6DBB" w:rsidRDefault="00051B35" w:rsidP="00DD6DBB">
      <w:pPr>
        <w:pStyle w:val="StyleFACorrespondingAuthorFootnote7pt"/>
        <w:spacing w:after="240" w:line="480" w:lineRule="auto"/>
        <w:rPr>
          <w:rFonts w:ascii="Times" w:hAnsi="Times"/>
          <w:kern w:val="0"/>
          <w:sz w:val="24"/>
        </w:rPr>
      </w:pPr>
      <w:r>
        <w:rPr>
          <w:rFonts w:ascii="Times" w:hAnsi="Times"/>
          <w:kern w:val="0"/>
          <w:sz w:val="24"/>
        </w:rPr>
        <w:t>**</w:t>
      </w:r>
      <w:commentRangeStart w:id="539"/>
      <w:r w:rsidR="00C10EE0" w:rsidRPr="009B681E">
        <w:rPr>
          <w:rFonts w:ascii="Times" w:hAnsi="Times"/>
          <w:kern w:val="0"/>
          <w:sz w:val="24"/>
        </w:rPr>
        <w:t>Any funds used to support the research of the manuscript should be placed here (per journal style).</w:t>
      </w:r>
      <w:commentRangeEnd w:id="539"/>
      <w:r w:rsidR="00FE068B" w:rsidRPr="009B681E">
        <w:rPr>
          <w:rStyle w:val="CommentReference"/>
          <w:rFonts w:ascii="Times" w:hAnsi="Times"/>
          <w:kern w:val="0"/>
        </w:rPr>
        <w:commentReference w:id="539"/>
      </w:r>
    </w:p>
    <w:p w14:paraId="3AD91907" w14:textId="77777777" w:rsidR="00DD6DBB" w:rsidRPr="00DD6DBB" w:rsidRDefault="00C10EE0" w:rsidP="00FE068B">
      <w:pPr>
        <w:pStyle w:val="FAAuthorInfoSubtitle"/>
      </w:pPr>
      <w:r w:rsidRPr="00DD6DBB">
        <w:t>Notes</w:t>
      </w:r>
    </w:p>
    <w:p w14:paraId="197D71E4" w14:textId="2837F802" w:rsidR="00A51139" w:rsidRDefault="00A51139" w:rsidP="00EC6B97">
      <w:pPr>
        <w:pStyle w:val="TDAcknowledgments"/>
        <w:spacing w:before="0" w:after="240"/>
        <w:ind w:firstLine="0"/>
        <w:jc w:val="left"/>
      </w:pPr>
      <w:r w:rsidRPr="00A51139">
        <w:t>The authors declare no competing financial interest.</w:t>
      </w:r>
    </w:p>
    <w:p w14:paraId="2024C812" w14:textId="20B6A24F" w:rsidR="00DD6DBB" w:rsidRDefault="00DD6DBB" w:rsidP="000B5610">
      <w:pPr>
        <w:pStyle w:val="TDAcknowledgments"/>
        <w:spacing w:before="0" w:after="0"/>
        <w:ind w:firstLine="0"/>
        <w:jc w:val="left"/>
      </w:pPr>
      <w:r>
        <w:lastRenderedPageBreak/>
        <w:t>ACKNOWLEDGMENT</w:t>
      </w:r>
    </w:p>
    <w:p w14:paraId="3E1C2AF0" w14:textId="6DBBAC5D" w:rsidR="009246AD" w:rsidRDefault="00C2749B" w:rsidP="000B5610">
      <w:pPr>
        <w:pStyle w:val="TDAcknowledgments"/>
        <w:spacing w:before="0" w:after="240"/>
        <w:ind w:firstLine="0"/>
        <w:jc w:val="left"/>
      </w:pPr>
      <w:r>
        <w:t xml:space="preserve">The authors would like to </w:t>
      </w:r>
      <w:r w:rsidR="00586F43">
        <w:t xml:space="preserve">acknowledge </w:t>
      </w:r>
      <w:r>
        <w:t xml:space="preserve">the professors and students of the </w:t>
      </w:r>
      <w:r w:rsidR="0026725F">
        <w:t xml:space="preserve">Mapping, Measuring, and Modeling Microplastics in the Atmosphere of Michigan team for their support and </w:t>
      </w:r>
      <w:r w:rsidR="00586F43">
        <w:t xml:space="preserve">thank the College of Literature, Science, and the Arts at the University of Michigan for </w:t>
      </w:r>
      <w:del w:id="540" w:author="Clough, Madeline" w:date="2024-04-29T13:00:00Z">
        <w:r w:rsidR="00586F43" w:rsidDel="00EE7A07">
          <w:delText xml:space="preserve">financial </w:delText>
        </w:r>
        <w:r w:rsidR="006C0317" w:rsidDel="00EE7A07">
          <w:delText>contributions</w:delText>
        </w:r>
        <w:r w:rsidR="00586F43" w:rsidDel="00EE7A07">
          <w:delText>.</w:delText>
        </w:r>
      </w:del>
      <w:ins w:id="541" w:author="Clough, Madeline" w:date="2024-04-29T13:00:00Z">
        <w:r w:rsidR="00EE7A07">
          <w:t>funding.</w:t>
        </w:r>
      </w:ins>
      <w:r w:rsidR="00586F43">
        <w:t xml:space="preserve"> </w:t>
      </w:r>
    </w:p>
    <w:p w14:paraId="59A80F34" w14:textId="77777777" w:rsidR="00DD6DBB" w:rsidRDefault="00DD6DBB" w:rsidP="00DD6DBB">
      <w:r>
        <w:t>ABBREVIATIONS</w:t>
      </w:r>
    </w:p>
    <w:p w14:paraId="6E334C0D" w14:textId="0140E864" w:rsidR="009246AD" w:rsidRDefault="0033274A" w:rsidP="001F0EB4">
      <w:pPr>
        <w:spacing w:line="480" w:lineRule="auto"/>
        <w:jc w:val="left"/>
      </w:pPr>
      <w:r>
        <w:t xml:space="preserve">MP, microplastic; </w:t>
      </w:r>
      <w:r w:rsidR="00AE2CF0">
        <w:t xml:space="preserve">KIA, </w:t>
      </w:r>
      <w:proofErr w:type="spellStart"/>
      <w:r w:rsidR="00AE2CF0">
        <w:t>KnowItAll</w:t>
      </w:r>
      <w:proofErr w:type="spellEnd"/>
      <w:r w:rsidR="00AE2CF0">
        <w:t xml:space="preserve">; </w:t>
      </w:r>
      <w:r>
        <w:t xml:space="preserve">CP, conformal prediction; CC-CP, class-conditional conformal prediction; PE, polyethylene; PP, polypropylene; </w:t>
      </w:r>
      <w:r w:rsidR="00CB45F3">
        <w:t xml:space="preserve">PS, polystyrene; </w:t>
      </w:r>
      <w:r>
        <w:t>PET, polyethylene terephthalate; PVC, polyvinyl chloride; PEVA, polyethylene vinyl acetate; C, cotton; R, rubber; no ID, unidentified; NN, nearest neighbor; PCC, Pearson</w:t>
      </w:r>
      <w:del w:id="542" w:author="Clough, Madeline" w:date="2024-04-29T13:00:00Z">
        <w:r w:rsidDel="00EE7A07">
          <w:delText>’s</w:delText>
        </w:r>
      </w:del>
      <w:r>
        <w:t xml:space="preserve"> correlation coefficient; SNV, standard normal variate; HQI, hit quality index; FLOPP, </w:t>
      </w:r>
      <w:r w:rsidRPr="0020437D">
        <w:t>FT</w:t>
      </w:r>
      <w:r>
        <w:t>-</w:t>
      </w:r>
      <w:r w:rsidRPr="0020437D">
        <w:t>IR library of plastic particles</w:t>
      </w:r>
      <w:r>
        <w:t xml:space="preserve">; FLOPP-e,  </w:t>
      </w:r>
      <w:r w:rsidRPr="00924F0E">
        <w:t>FT</w:t>
      </w:r>
      <w:r>
        <w:t>-</w:t>
      </w:r>
      <w:r w:rsidRPr="00924F0E">
        <w:t>IR library of plastic particles sourced from the environment</w:t>
      </w:r>
      <w:commentRangeStart w:id="543"/>
      <w:r>
        <w:t>.</w:t>
      </w:r>
      <w:commentRangeEnd w:id="543"/>
      <w:r w:rsidR="00AF6373">
        <w:rPr>
          <w:rStyle w:val="CommentReference"/>
        </w:rPr>
        <w:commentReference w:id="543"/>
      </w:r>
    </w:p>
    <w:sectPr w:rsidR="009246AD" w:rsidSect="00885464">
      <w:footerReference w:type="even" r:id="rId22"/>
      <w:footerReference w:type="default" r:id="rId23"/>
      <w:endnotePr>
        <w:numFmt w:val="decimal"/>
      </w:endnotePr>
      <w:type w:val="continuous"/>
      <w:pgSz w:w="12240" w:h="15840"/>
      <w:pgMar w:top="1440" w:right="1440" w:bottom="1440" w:left="1440" w:header="0" w:footer="0" w:gutter="0"/>
      <w:cols w:space="475"/>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Clough, Madeline" w:date="2024-05-01T13:18:00Z" w:initials="MC">
    <w:p w14:paraId="07B3CDA0" w14:textId="77777777" w:rsidR="00CC49A2" w:rsidRDefault="006F1237" w:rsidP="00CC49A2">
      <w:pPr>
        <w:pStyle w:val="CommentText"/>
        <w:jc w:val="left"/>
      </w:pPr>
      <w:r>
        <w:rPr>
          <w:rStyle w:val="CommentReference"/>
        </w:rPr>
        <w:annotationRef/>
      </w:r>
      <w:r w:rsidR="00CC49A2">
        <w:t>EO: This is basically our new definition of uncertainty - do we need both? How are they different?</w:t>
      </w:r>
    </w:p>
  </w:comment>
  <w:comment w:id="12" w:author="Clough, Madeline" w:date="2024-05-01T13:20:00Z" w:initials="MC">
    <w:p w14:paraId="3CB50586" w14:textId="79AA69CD" w:rsidR="00CA492B" w:rsidRDefault="00CA492B" w:rsidP="00CA492B">
      <w:pPr>
        <w:pStyle w:val="CommentText"/>
        <w:jc w:val="left"/>
      </w:pPr>
      <w:r>
        <w:rPr>
          <w:rStyle w:val="CommentReference"/>
        </w:rPr>
        <w:annotationRef/>
      </w:r>
      <w:r>
        <w:t>Also, is efficiency quantifiable? I was reading that a low efficiency related to low uncertainty.. But how do you know what is a low efficiency?</w:t>
      </w:r>
    </w:p>
  </w:comment>
  <w:comment w:id="59" w:author="Clough, Madeline" w:date="2024-05-01T13:10:00Z" w:initials="MC">
    <w:p w14:paraId="72C628EF" w14:textId="77777777" w:rsidR="00664C4E" w:rsidRDefault="00664C4E" w:rsidP="00664C4E">
      <w:pPr>
        <w:pStyle w:val="CommentText"/>
        <w:jc w:val="left"/>
      </w:pPr>
      <w:r>
        <w:rPr>
          <w:rStyle w:val="CommentReference"/>
        </w:rPr>
        <w:annotationRef/>
      </w:r>
      <w:r>
        <w:t>EO: So is statistical certainty synonymous with confidence? Does that make sense with uncertainty’s definition pertaining to an entirely different part of the workflow?</w:t>
      </w:r>
    </w:p>
  </w:comment>
  <w:comment w:id="73" w:author="Clough, Madeline" w:date="2024-05-01T12:56:00Z" w:initials="MC">
    <w:p w14:paraId="73FBDAD1" w14:textId="6FBCA148" w:rsidR="00A509BD" w:rsidRDefault="00E272D5" w:rsidP="00A509BD">
      <w:pPr>
        <w:pStyle w:val="CommentText"/>
        <w:jc w:val="left"/>
      </w:pPr>
      <w:r>
        <w:rPr>
          <w:rStyle w:val="CommentReference"/>
        </w:rPr>
        <w:annotationRef/>
      </w:r>
      <w:r w:rsidR="00A509BD">
        <w:t>EO: Revisit this with new definition in mind</w:t>
      </w:r>
    </w:p>
  </w:comment>
  <w:comment w:id="75" w:author="Clough, Madeline" w:date="2024-04-29T12:43:00Z" w:initials="MC">
    <w:p w14:paraId="6442FBF0" w14:textId="6C767F4A" w:rsidR="00A509BD" w:rsidRDefault="007145EE" w:rsidP="00A509BD">
      <w:pPr>
        <w:pStyle w:val="CommentText"/>
        <w:jc w:val="left"/>
      </w:pPr>
      <w:r>
        <w:rPr>
          <w:rStyle w:val="CommentReference"/>
        </w:rPr>
        <w:annotationRef/>
      </w:r>
      <w:r w:rsidR="00A509BD">
        <w:t>EO: Is this true? Just want to better contextualize this sentence for MP readers but not sure if observations is synonymous with spectra</w:t>
      </w:r>
    </w:p>
  </w:comment>
  <w:comment w:id="109" w:author="Clough, Madeline" w:date="2024-05-01T13:06:00Z" w:initials="MC">
    <w:p w14:paraId="02F098C0" w14:textId="77777777" w:rsidR="00493BA9" w:rsidRDefault="00493BA9" w:rsidP="00493BA9">
      <w:pPr>
        <w:pStyle w:val="CommentText"/>
        <w:jc w:val="left"/>
      </w:pPr>
      <w:r>
        <w:rPr>
          <w:rStyle w:val="CommentReference"/>
        </w:rPr>
        <w:annotationRef/>
      </w:r>
      <w:r>
        <w:t>EO: Yes, I think the definition belongs here, but I am still wary on “quantifying” uncertainty. How can you say one spectrum has 10% uncertainty and another 15%?</w:t>
      </w:r>
    </w:p>
  </w:comment>
  <w:comment w:id="118" w:author="Clough, Madeline" w:date="2024-04-24T12:28:00Z" w:initials="MC">
    <w:p w14:paraId="7C5007EE" w14:textId="053CC714" w:rsidR="00D80AC6" w:rsidRDefault="00D80AC6" w:rsidP="00D80AC6">
      <w:pPr>
        <w:pStyle w:val="CommentText"/>
        <w:jc w:val="left"/>
      </w:pPr>
      <w:r>
        <w:rPr>
          <w:rStyle w:val="CommentReference"/>
        </w:rPr>
        <w:annotationRef/>
      </w:r>
      <w:r>
        <w:t>Better definition of how you obtain uncertainty from different prediction set sizes</w:t>
      </w:r>
    </w:p>
  </w:comment>
  <w:comment w:id="119" w:author="Clough, Madeline" w:date="2024-04-24T12:31:00Z" w:initials="MC">
    <w:p w14:paraId="7D4F907E" w14:textId="77777777" w:rsidR="00941ACB" w:rsidRDefault="00941ACB" w:rsidP="00941ACB">
      <w:pPr>
        <w:pStyle w:val="CommentText"/>
        <w:jc w:val="left"/>
      </w:pPr>
      <w:r>
        <w:rPr>
          <w:rStyle w:val="CommentReference"/>
        </w:rPr>
        <w:annotationRef/>
      </w:r>
      <w:r>
        <w:t>Add definition of empirical confidence</w:t>
      </w:r>
    </w:p>
  </w:comment>
  <w:comment w:id="127" w:author="Clough, Madeline" w:date="2024-04-24T12:37:00Z" w:initials="MC">
    <w:p w14:paraId="13DDC5BA" w14:textId="77777777" w:rsidR="00BE065F" w:rsidRDefault="00BE065F" w:rsidP="00BE065F">
      <w:pPr>
        <w:pStyle w:val="CommentText"/>
        <w:jc w:val="left"/>
      </w:pPr>
      <w:r>
        <w:rPr>
          <w:rStyle w:val="CommentReference"/>
        </w:rPr>
        <w:annotationRef/>
      </w:r>
      <w:r>
        <w:t>These rely on different measurements of likeness, and therefore may behave differently</w:t>
      </w:r>
    </w:p>
  </w:comment>
  <w:comment w:id="131" w:author="Clough, Madeline" w:date="2024-05-01T13:14:00Z" w:initials="MC">
    <w:p w14:paraId="43F3D6BE" w14:textId="77777777" w:rsidR="000A6EBE" w:rsidRDefault="000A6EBE" w:rsidP="000A6EBE">
      <w:pPr>
        <w:pStyle w:val="CommentText"/>
        <w:jc w:val="left"/>
      </w:pPr>
      <w:r>
        <w:rPr>
          <w:rStyle w:val="CommentReference"/>
        </w:rPr>
        <w:annotationRef/>
      </w:r>
      <w:r>
        <w:t>EO: I am thinking we can be vague about the exact metrics until the methods and results.</w:t>
      </w:r>
    </w:p>
  </w:comment>
  <w:comment w:id="160" w:author="Clough, Madeline" w:date="2024-05-01T13:25:00Z" w:initials="MC">
    <w:p w14:paraId="6E5920C2" w14:textId="427DDAB8" w:rsidR="00BB4B6E" w:rsidRDefault="00BB4B6E" w:rsidP="00BB4B6E">
      <w:pPr>
        <w:pStyle w:val="CommentText"/>
        <w:jc w:val="left"/>
      </w:pPr>
      <w:r>
        <w:rPr>
          <w:rStyle w:val="CommentReference"/>
        </w:rPr>
        <w:annotationRef/>
      </w:r>
      <w:r>
        <w:t>EO: This does not make sense to me. How is a more efficient metric more accurate at quantifying uncertainty? I think a more efficient metric just leads to less uncertainty</w:t>
      </w:r>
    </w:p>
  </w:comment>
  <w:comment w:id="234" w:author="Clough, Madeline" w:date="2024-04-30T11:04:00Z" w:initials="MC">
    <w:p w14:paraId="44A263E1" w14:textId="77777777" w:rsidR="00D324EF" w:rsidRDefault="001C3A26" w:rsidP="00D324EF">
      <w:pPr>
        <w:pStyle w:val="CommentText"/>
        <w:jc w:val="left"/>
      </w:pPr>
      <w:r>
        <w:rPr>
          <w:rStyle w:val="CommentReference"/>
        </w:rPr>
        <w:annotationRef/>
      </w:r>
      <w:r w:rsidR="00D324EF">
        <w:t>EO: We have a comment asking us to define what these are specifically - vectors containing normalized intensities at each wavenumber</w:t>
      </w:r>
    </w:p>
  </w:comment>
  <w:comment w:id="270" w:author="Clough, Madeline" w:date="2024-04-30T11:06:00Z" w:initials="MC">
    <w:p w14:paraId="68279F87" w14:textId="77777777" w:rsidR="0058616B" w:rsidRDefault="00B53419" w:rsidP="0058616B">
      <w:pPr>
        <w:pStyle w:val="CommentText"/>
        <w:jc w:val="left"/>
      </w:pPr>
      <w:r>
        <w:rPr>
          <w:rStyle w:val="CommentReference"/>
        </w:rPr>
        <w:annotationRef/>
      </w:r>
      <w:r w:rsidR="0058616B">
        <w:t>EO: I added this from a lab suggestion- is it accurate?</w:t>
      </w:r>
    </w:p>
  </w:comment>
  <w:comment w:id="277" w:author="Clough, Madeline" w:date="2024-04-30T11:07:00Z" w:initials="MC">
    <w:p w14:paraId="494B2107" w14:textId="77777777" w:rsidR="00BB4F01" w:rsidRDefault="00DB02E5" w:rsidP="00BB4F01">
      <w:pPr>
        <w:pStyle w:val="CommentText"/>
        <w:jc w:val="left"/>
      </w:pPr>
      <w:r>
        <w:rPr>
          <w:rStyle w:val="CommentReference"/>
        </w:rPr>
        <w:annotationRef/>
      </w:r>
      <w:r w:rsidR="00BB4F01">
        <w:t>EO: We have a comment asking if “y” can be better defined.</w:t>
      </w:r>
      <w:r w:rsidR="00BB4F01">
        <w:br/>
      </w:r>
      <w:r w:rsidR="00BB4F01">
        <w:br/>
        <w:t xml:space="preserve">The comment: “Is y the vector of all possible labels? So we are looking at the minimum distance for all reference spectra excluding the current reference spectrum?” </w:t>
      </w:r>
    </w:p>
  </w:comment>
  <w:comment w:id="284" w:author="Clough, Madeline" w:date="2024-05-01T13:47:00Z" w:initials="MC">
    <w:p w14:paraId="4ED1C05B" w14:textId="77777777" w:rsidR="00F96F7E" w:rsidRDefault="004A663A" w:rsidP="00F96F7E">
      <w:pPr>
        <w:pStyle w:val="CommentText"/>
        <w:jc w:val="left"/>
      </w:pPr>
      <w:r>
        <w:rPr>
          <w:rStyle w:val="CommentReference"/>
        </w:rPr>
        <w:annotationRef/>
      </w:r>
      <w:r w:rsidR="00F96F7E">
        <w:t>EO: Is this true? The trained prediction model doesn’t relate to more than just the reference library? I am guessing it includes the calibration and test sets too, so we can change this to say “spectral reference libraries”?</w:t>
      </w:r>
    </w:p>
  </w:comment>
  <w:comment w:id="285" w:author="Clough, Madeline" w:date="2024-05-01T13:50:00Z" w:initials="MC">
    <w:p w14:paraId="41875464" w14:textId="77777777" w:rsidR="001B273B" w:rsidRDefault="001B273B" w:rsidP="001B273B">
      <w:pPr>
        <w:pStyle w:val="CommentText"/>
        <w:jc w:val="left"/>
      </w:pPr>
      <w:r>
        <w:rPr>
          <w:rStyle w:val="CommentReference"/>
        </w:rPr>
        <w:annotationRef/>
      </w:r>
      <w:r>
        <w:t>EO: Score makes this sound like a numerical value of uncertainty is somewhere provided, which I am now understanding is not true. What does this relate to if the uncertainty is a qualitative value informed by the number of labels in the prediction set?</w:t>
      </w:r>
    </w:p>
  </w:comment>
  <w:comment w:id="299" w:author="Clough, Madeline" w:date="2024-05-01T13:53:00Z" w:initials="MC">
    <w:p w14:paraId="1DAB7CBD" w14:textId="77777777" w:rsidR="00C92680" w:rsidRDefault="00B61120" w:rsidP="00C92680">
      <w:pPr>
        <w:pStyle w:val="CommentText"/>
        <w:jc w:val="left"/>
      </w:pPr>
      <w:r>
        <w:rPr>
          <w:rStyle w:val="CommentReference"/>
        </w:rPr>
        <w:annotationRef/>
      </w:r>
      <w:r w:rsidR="00C92680">
        <w:t>MC: Change our 6 mentions of this to all be HQI</w:t>
      </w:r>
    </w:p>
  </w:comment>
  <w:comment w:id="310" w:author="Clough, Madeline" w:date="2024-05-01T13:57:00Z" w:initials="MC">
    <w:p w14:paraId="7E701E3A" w14:textId="4A5048D2" w:rsidR="00923495" w:rsidRDefault="00923495" w:rsidP="00923495">
      <w:pPr>
        <w:pStyle w:val="CommentText"/>
        <w:jc w:val="left"/>
      </w:pPr>
      <w:r>
        <w:rPr>
          <w:rStyle w:val="CommentReference"/>
        </w:rPr>
        <w:annotationRef/>
      </w:r>
      <w:r>
        <w:t>EO: This term is used only once, I removed it from the glossary</w:t>
      </w:r>
    </w:p>
  </w:comment>
  <w:comment w:id="368" w:author="Clough, Madeline" w:date="2024-05-01T14:08:00Z" w:initials="MC">
    <w:p w14:paraId="1D39497D" w14:textId="77777777" w:rsidR="00451B9B" w:rsidRDefault="00845CB0" w:rsidP="00451B9B">
      <w:pPr>
        <w:pStyle w:val="CommentText"/>
        <w:jc w:val="left"/>
      </w:pPr>
      <w:r>
        <w:rPr>
          <w:rStyle w:val="CommentReference"/>
        </w:rPr>
        <w:annotationRef/>
      </w:r>
      <w:r w:rsidR="00451B9B">
        <w:t>MC: Add chart titles per Bert + Jessica’s suggestions</w:t>
      </w:r>
    </w:p>
  </w:comment>
  <w:comment w:id="398" w:author="Clough, Madeline" w:date="2024-05-01T14:14:00Z" w:initials="MC">
    <w:p w14:paraId="76FDABB8" w14:textId="35AC551B" w:rsidR="00451B9B" w:rsidRDefault="00ED5BF8" w:rsidP="00451B9B">
      <w:pPr>
        <w:pStyle w:val="CommentText"/>
        <w:jc w:val="left"/>
      </w:pPr>
      <w:r>
        <w:rPr>
          <w:rStyle w:val="CommentReference"/>
        </w:rPr>
        <w:annotationRef/>
      </w:r>
      <w:r w:rsidR="00451B9B">
        <w:t>MC: PEVA? And do we need names in captions? Likely PVC, but others?</w:t>
      </w:r>
    </w:p>
  </w:comment>
  <w:comment w:id="406" w:author="Clough, Madeline" w:date="2024-05-01T14:16:00Z" w:initials="MC">
    <w:p w14:paraId="5F338B98" w14:textId="53D18253" w:rsidR="00451B9B" w:rsidRDefault="00065E28" w:rsidP="00451B9B">
      <w:pPr>
        <w:pStyle w:val="CommentText"/>
        <w:jc w:val="left"/>
      </w:pPr>
      <w:r>
        <w:rPr>
          <w:rStyle w:val="CommentReference"/>
        </w:rPr>
        <w:annotationRef/>
      </w:r>
      <w:r w:rsidR="00451B9B">
        <w:t>MC: Similarity value/score --&gt; HQI?</w:t>
      </w:r>
    </w:p>
  </w:comment>
  <w:comment w:id="412" w:author="Clough, Madeline" w:date="2024-04-24T12:28:00Z" w:initials="MC">
    <w:p w14:paraId="77A14F87" w14:textId="2F777060" w:rsidR="00451B9B" w:rsidRDefault="00D80AC6" w:rsidP="00451B9B">
      <w:pPr>
        <w:pStyle w:val="CommentText"/>
        <w:jc w:val="left"/>
      </w:pPr>
      <w:r>
        <w:rPr>
          <w:rStyle w:val="CommentReference"/>
        </w:rPr>
        <w:annotationRef/>
      </w:r>
      <w:r w:rsidR="00451B9B">
        <w:t>EO: We should make a connection to uncertainty and efficiency in this paragraph</w:t>
      </w:r>
    </w:p>
  </w:comment>
  <w:comment w:id="419" w:author="Clough, Madeline" w:date="2024-05-01T14:31:00Z" w:initials="MC">
    <w:p w14:paraId="07B1AE5B" w14:textId="5E7C6370" w:rsidR="00451B9B" w:rsidRDefault="009911A1" w:rsidP="00451B9B">
      <w:pPr>
        <w:pStyle w:val="CommentText"/>
        <w:jc w:val="left"/>
      </w:pPr>
      <w:r>
        <w:rPr>
          <w:rStyle w:val="CommentReference"/>
        </w:rPr>
        <w:annotationRef/>
      </w:r>
      <w:r w:rsidR="00451B9B">
        <w:t>EO: This should be more clear. We are equating efficiency and uncertainty but without explicitly telling anyone</w:t>
      </w:r>
    </w:p>
  </w:comment>
  <w:comment w:id="428" w:author="Clough, Madeline" w:date="2024-05-01T14:32:00Z" w:initials="MC">
    <w:p w14:paraId="4C1B5D3D" w14:textId="7FBABED2" w:rsidR="00451B9B" w:rsidRDefault="00F020BE" w:rsidP="00451B9B">
      <w:pPr>
        <w:pStyle w:val="CommentText"/>
        <w:jc w:val="left"/>
      </w:pPr>
      <w:r>
        <w:rPr>
          <w:rStyle w:val="CommentReference"/>
        </w:rPr>
        <w:annotationRef/>
      </w:r>
      <w:r w:rsidR="00451B9B">
        <w:t>EO: Is this the best closing sentence? Maybe we should reframe toward uncertainty</w:t>
      </w:r>
    </w:p>
  </w:comment>
  <w:comment w:id="429" w:author="Clough, Madeline" w:date="2024-04-30T13:43:00Z" w:initials="MC">
    <w:p w14:paraId="3ECBA547" w14:textId="1D778A58" w:rsidR="001F5583" w:rsidRDefault="000840DB" w:rsidP="001F5583">
      <w:pPr>
        <w:pStyle w:val="CommentText"/>
        <w:jc w:val="left"/>
      </w:pPr>
      <w:r>
        <w:rPr>
          <w:rStyle w:val="CommentReference"/>
        </w:rPr>
        <w:annotationRef/>
      </w:r>
      <w:r w:rsidR="001F5583">
        <w:t>MC: A and b?</w:t>
      </w:r>
    </w:p>
  </w:comment>
  <w:comment w:id="444" w:author="Clough, Madeline" w:date="2024-05-01T14:35:00Z" w:initials="MC">
    <w:p w14:paraId="35A7D6CE" w14:textId="77777777" w:rsidR="001F5583" w:rsidRDefault="005C78D5" w:rsidP="001F5583">
      <w:pPr>
        <w:pStyle w:val="CommentText"/>
        <w:jc w:val="left"/>
      </w:pPr>
      <w:r>
        <w:rPr>
          <w:rStyle w:val="CommentReference"/>
        </w:rPr>
        <w:annotationRef/>
      </w:r>
      <w:r w:rsidR="001F5583">
        <w:t>EO: Efficiency and uncertainty comment should go here</w:t>
      </w:r>
    </w:p>
  </w:comment>
  <w:comment w:id="461" w:author="Clough, Madeline" w:date="2024-05-01T14:38:00Z" w:initials="MC">
    <w:p w14:paraId="4FA9C225" w14:textId="77777777" w:rsidR="001F5583" w:rsidRDefault="005C78D5" w:rsidP="001F5583">
      <w:pPr>
        <w:pStyle w:val="CommentText"/>
        <w:jc w:val="left"/>
      </w:pPr>
      <w:r>
        <w:rPr>
          <w:rStyle w:val="CommentReference"/>
        </w:rPr>
        <w:annotationRef/>
      </w:r>
      <w:r w:rsidR="001F5583">
        <w:t>MC: In this caption I have acronyms. Elsewhere?</w:t>
      </w:r>
    </w:p>
  </w:comment>
  <w:comment w:id="466" w:author="Clough, Madeline" w:date="2024-05-01T14:39:00Z" w:initials="MC">
    <w:p w14:paraId="6D1D9376" w14:textId="77777777" w:rsidR="00451B9B" w:rsidRDefault="00893F33" w:rsidP="00451B9B">
      <w:pPr>
        <w:pStyle w:val="CommentText"/>
        <w:jc w:val="left"/>
      </w:pPr>
      <w:r>
        <w:rPr>
          <w:rStyle w:val="CommentReference"/>
        </w:rPr>
        <w:annotationRef/>
      </w:r>
      <w:r w:rsidR="00451B9B">
        <w:t>EO: Should efficiency and uncertainty be talked about in all but KIA results paragraphs? I think so, but we could also comment on these w/ KIA results- not sure what you think</w:t>
      </w:r>
    </w:p>
  </w:comment>
  <w:comment w:id="491" w:author="Clough, Madeline" w:date="2024-05-01T14:43:00Z" w:initials="MC">
    <w:p w14:paraId="17C522B7" w14:textId="77777777" w:rsidR="002C76EB" w:rsidRDefault="00E87F7F" w:rsidP="002C76EB">
      <w:pPr>
        <w:pStyle w:val="CommentText"/>
        <w:jc w:val="left"/>
      </w:pPr>
      <w:r>
        <w:rPr>
          <w:rStyle w:val="CommentReference"/>
        </w:rPr>
        <w:annotationRef/>
      </w:r>
      <w:r w:rsidR="002C76EB">
        <w:t>EO: I think we need to bring up how a user should interpret uncertainty in their results</w:t>
      </w:r>
    </w:p>
  </w:comment>
  <w:comment w:id="492" w:author="Ochoa, Eduardo" w:date="2024-05-02T09:00:00Z" w:initials="MOU">
    <w:p w14:paraId="788E7BF9" w14:textId="77777777" w:rsidR="00A52D33" w:rsidRDefault="00A52D33" w:rsidP="00A52D33">
      <w:pPr>
        <w:jc w:val="left"/>
      </w:pPr>
      <w:r>
        <w:rPr>
          <w:rStyle w:val="CommentReference"/>
        </w:rPr>
        <w:annotationRef/>
      </w:r>
      <w:r>
        <w:rPr>
          <w:color w:val="000000"/>
          <w:sz w:val="20"/>
        </w:rPr>
        <w:t>This is a good way to understand better the difference between uncertainty and efficiency</w:t>
      </w:r>
    </w:p>
  </w:comment>
  <w:comment w:id="504" w:author="Clough, Madeline" w:date="2024-04-30T11:27:00Z" w:initials="MC">
    <w:p w14:paraId="6F51AE84" w14:textId="743A254A" w:rsidR="00A33D98" w:rsidRDefault="00781953" w:rsidP="00A33D98">
      <w:pPr>
        <w:pStyle w:val="CommentText"/>
        <w:jc w:val="left"/>
      </w:pPr>
      <w:r>
        <w:rPr>
          <w:rStyle w:val="CommentReference"/>
        </w:rPr>
        <w:annotationRef/>
      </w:r>
      <w:r w:rsidR="00A33D98">
        <w:t>EO: Can we check that this is 5 and not 14?</w:t>
      </w:r>
    </w:p>
  </w:comment>
  <w:comment w:id="505" w:author="Clough, Madeline" w:date="2024-05-01T14:52:00Z" w:initials="MC">
    <w:p w14:paraId="02E117A6" w14:textId="77777777" w:rsidR="00A33D98" w:rsidRDefault="00A33D98" w:rsidP="00A33D98">
      <w:pPr>
        <w:pStyle w:val="CommentText"/>
        <w:jc w:val="left"/>
      </w:pPr>
      <w:r>
        <w:rPr>
          <w:rStyle w:val="CommentReference"/>
        </w:rPr>
        <w:annotationRef/>
      </w:r>
      <w:r>
        <w:t>Need to also mention uncertainty</w:t>
      </w:r>
    </w:p>
  </w:comment>
  <w:comment w:id="509" w:author="Clough, Madeline" w:date="2024-05-01T14:53:00Z" w:initials="MC">
    <w:p w14:paraId="5FB0581D" w14:textId="77777777" w:rsidR="002C76EB" w:rsidRDefault="009A13FC" w:rsidP="002C76EB">
      <w:pPr>
        <w:pStyle w:val="CommentText"/>
        <w:jc w:val="left"/>
      </w:pPr>
      <w:r>
        <w:rPr>
          <w:rStyle w:val="CommentReference"/>
        </w:rPr>
        <w:annotationRef/>
      </w:r>
      <w:r w:rsidR="002C76EB">
        <w:t xml:space="preserve">EO: Regarding “quantifying” uncertainty, I guess we could say measure instead of quantify? </w:t>
      </w:r>
    </w:p>
  </w:comment>
  <w:comment w:id="515" w:author="Clough, Madeline" w:date="2024-05-01T14:55:00Z" w:initials="MC">
    <w:p w14:paraId="2B676487" w14:textId="77777777" w:rsidR="002C76EB" w:rsidRDefault="00AB21E6" w:rsidP="002C76EB">
      <w:pPr>
        <w:pStyle w:val="CommentText"/>
        <w:jc w:val="left"/>
      </w:pPr>
      <w:r>
        <w:rPr>
          <w:rStyle w:val="CommentReference"/>
        </w:rPr>
        <w:annotationRef/>
      </w:r>
      <w:r w:rsidR="002C76EB">
        <w:t xml:space="preserve">EO: One other major takeaway relating to the comparison of set size from spectra treated by the same similarity metric (i.e., uncertainty) is missing from this discussion. We never explicitly say that you can be more certain of a match that has a pred set of 1 label than a match with 3 labels in the set. </w:t>
      </w:r>
    </w:p>
  </w:comment>
  <w:comment w:id="516" w:author="Clough, Madeline" w:date="2024-05-01T14:57:00Z" w:initials="MC">
    <w:p w14:paraId="2F011BE3" w14:textId="220C72B5" w:rsidR="001841FC" w:rsidRDefault="001841FC" w:rsidP="001841FC">
      <w:pPr>
        <w:pStyle w:val="CommentText"/>
        <w:jc w:val="left"/>
      </w:pPr>
      <w:r>
        <w:rPr>
          <w:rStyle w:val="CommentReference"/>
        </w:rPr>
        <w:annotationRef/>
      </w:r>
      <w:r>
        <w:t xml:space="preserve">But I think this is the crux of what I am struggling with- you only have a qualifiable measure of uncertainty, not a true quantity. And we use confidence and certainty interchangeably in the work, but certainty must be the flipside of uncertainty, so confidence should not be synonymized with certainty. </w:t>
      </w:r>
    </w:p>
  </w:comment>
  <w:comment w:id="517" w:author="Clough, Madeline" w:date="2024-05-01T14:58:00Z" w:initials="MC">
    <w:p w14:paraId="54F3D103" w14:textId="77777777" w:rsidR="001841FC" w:rsidRDefault="001841FC" w:rsidP="001841FC">
      <w:pPr>
        <w:pStyle w:val="CommentText"/>
        <w:jc w:val="left"/>
      </w:pPr>
      <w:r>
        <w:rPr>
          <w:rStyle w:val="CommentReference"/>
        </w:rPr>
        <w:annotationRef/>
      </w:r>
      <w:r>
        <w:t>Should we swap mentions of “certainty” for “assurance” and “guarantee”?</w:t>
      </w:r>
    </w:p>
  </w:comment>
  <w:comment w:id="539" w:author="Clough, Madeline" w:date="2024-03-17T14:32:00Z" w:initials="MC">
    <w:p w14:paraId="26D18EB5" w14:textId="14858F3C" w:rsidR="00F95621" w:rsidRDefault="00FE068B" w:rsidP="00F95621">
      <w:pPr>
        <w:pStyle w:val="CommentText"/>
        <w:jc w:val="left"/>
      </w:pPr>
      <w:r>
        <w:rPr>
          <w:rStyle w:val="CommentReference"/>
        </w:rPr>
        <w:annotationRef/>
      </w:r>
      <w:r w:rsidR="00F95621">
        <w:t>LSA Meet the Moment grant info here</w:t>
      </w:r>
    </w:p>
  </w:comment>
  <w:comment w:id="543" w:author="Clough, Madeline" w:date="2024-04-30T10:55:00Z" w:initials="MC">
    <w:p w14:paraId="0D0EC619" w14:textId="77777777" w:rsidR="002C76EB" w:rsidRDefault="00AF6373" w:rsidP="002C76EB">
      <w:pPr>
        <w:pStyle w:val="CommentText"/>
        <w:jc w:val="left"/>
      </w:pPr>
      <w:r>
        <w:rPr>
          <w:rStyle w:val="CommentReference"/>
        </w:rPr>
        <w:annotationRef/>
      </w:r>
      <w:r w:rsidR="002C76EB">
        <w:t>EO: Is reference #26 in ACS style?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7B3CDA0" w15:done="0"/>
  <w15:commentEx w15:paraId="3CB50586" w15:paraIdParent="07B3CDA0" w15:done="0"/>
  <w15:commentEx w15:paraId="72C628EF" w15:done="0"/>
  <w15:commentEx w15:paraId="73FBDAD1" w15:done="0"/>
  <w15:commentEx w15:paraId="6442FBF0" w15:done="0"/>
  <w15:commentEx w15:paraId="02F098C0" w15:done="0"/>
  <w15:commentEx w15:paraId="7C5007EE" w15:done="0"/>
  <w15:commentEx w15:paraId="7D4F907E" w15:paraIdParent="7C5007EE" w15:done="0"/>
  <w15:commentEx w15:paraId="13DDC5BA" w15:done="0"/>
  <w15:commentEx w15:paraId="43F3D6BE" w15:done="0"/>
  <w15:commentEx w15:paraId="6E5920C2" w15:done="0"/>
  <w15:commentEx w15:paraId="44A263E1" w15:done="0"/>
  <w15:commentEx w15:paraId="68279F87" w15:done="0"/>
  <w15:commentEx w15:paraId="494B2107" w15:done="0"/>
  <w15:commentEx w15:paraId="4ED1C05B" w15:done="0"/>
  <w15:commentEx w15:paraId="41875464" w15:done="0"/>
  <w15:commentEx w15:paraId="1DAB7CBD" w15:done="0"/>
  <w15:commentEx w15:paraId="7E701E3A" w15:done="0"/>
  <w15:commentEx w15:paraId="1D39497D" w15:done="0"/>
  <w15:commentEx w15:paraId="76FDABB8" w15:done="0"/>
  <w15:commentEx w15:paraId="5F338B98" w15:done="0"/>
  <w15:commentEx w15:paraId="77A14F87" w15:done="0"/>
  <w15:commentEx w15:paraId="07B1AE5B" w15:done="0"/>
  <w15:commentEx w15:paraId="4C1B5D3D" w15:done="0"/>
  <w15:commentEx w15:paraId="3ECBA547" w15:done="0"/>
  <w15:commentEx w15:paraId="35A7D6CE" w15:done="0"/>
  <w15:commentEx w15:paraId="4FA9C225" w15:done="0"/>
  <w15:commentEx w15:paraId="6D1D9376" w15:done="0"/>
  <w15:commentEx w15:paraId="17C522B7" w15:done="0"/>
  <w15:commentEx w15:paraId="788E7BF9" w15:paraIdParent="17C522B7" w15:done="0"/>
  <w15:commentEx w15:paraId="6F51AE84" w15:done="0"/>
  <w15:commentEx w15:paraId="02E117A6" w15:done="0"/>
  <w15:commentEx w15:paraId="5FB0581D" w15:done="0"/>
  <w15:commentEx w15:paraId="2B676487" w15:done="0"/>
  <w15:commentEx w15:paraId="2F011BE3" w15:paraIdParent="2B676487" w15:done="0"/>
  <w15:commentEx w15:paraId="54F3D103" w15:paraIdParent="2B676487" w15:done="0"/>
  <w15:commentEx w15:paraId="26D18EB5" w15:done="0"/>
  <w15:commentEx w15:paraId="0D0EC6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75FD430" w16cex:dateUtc="2024-05-01T17:18:00Z"/>
  <w16cex:commentExtensible w16cex:durableId="031C3230" w16cex:dateUtc="2024-05-01T17:20:00Z"/>
  <w16cex:commentExtensible w16cex:durableId="3872B62F" w16cex:dateUtc="2024-05-01T17:10:00Z"/>
  <w16cex:commentExtensible w16cex:durableId="67EEA129" w16cex:dateUtc="2024-05-01T16:56:00Z"/>
  <w16cex:commentExtensible w16cex:durableId="00473FCA" w16cex:dateUtc="2024-04-29T16:43:00Z"/>
  <w16cex:commentExtensible w16cex:durableId="2BFCAF06" w16cex:dateUtc="2024-05-01T17:06:00Z"/>
  <w16cex:commentExtensible w16cex:durableId="6AD613E5" w16cex:dateUtc="2024-04-24T16:28:00Z"/>
  <w16cex:commentExtensible w16cex:durableId="1AE501A2" w16cex:dateUtc="2024-04-24T16:31:00Z"/>
  <w16cex:commentExtensible w16cex:durableId="21E420F9" w16cex:dateUtc="2024-04-24T16:37:00Z"/>
  <w16cex:commentExtensible w16cex:durableId="35649A83" w16cex:dateUtc="2024-05-01T17:14:00Z"/>
  <w16cex:commentExtensible w16cex:durableId="2220378E" w16cex:dateUtc="2024-05-01T17:25:00Z"/>
  <w16cex:commentExtensible w16cex:durableId="13E2DE84" w16cex:dateUtc="2024-04-30T15:04:00Z"/>
  <w16cex:commentExtensible w16cex:durableId="65B577ED" w16cex:dateUtc="2024-04-30T15:06:00Z"/>
  <w16cex:commentExtensible w16cex:durableId="027AA4B2" w16cex:dateUtc="2024-04-30T15:07:00Z"/>
  <w16cex:commentExtensible w16cex:durableId="032DAAD7" w16cex:dateUtc="2024-05-01T17:47:00Z"/>
  <w16cex:commentExtensible w16cex:durableId="0812794F" w16cex:dateUtc="2024-05-01T17:50:00Z"/>
  <w16cex:commentExtensible w16cex:durableId="59DBE913" w16cex:dateUtc="2024-05-01T17:53:00Z"/>
  <w16cex:commentExtensible w16cex:durableId="6A65E544" w16cex:dateUtc="2024-05-01T17:57:00Z"/>
  <w16cex:commentExtensible w16cex:durableId="28404BDE" w16cex:dateUtc="2024-05-01T18:08:00Z"/>
  <w16cex:commentExtensible w16cex:durableId="547A0815" w16cex:dateUtc="2024-05-01T18:14:00Z"/>
  <w16cex:commentExtensible w16cex:durableId="65559227" w16cex:dateUtc="2024-05-01T18:16:00Z"/>
  <w16cex:commentExtensible w16cex:durableId="5455C788" w16cex:dateUtc="2024-04-24T16:28:00Z"/>
  <w16cex:commentExtensible w16cex:durableId="5DB4F4E3" w16cex:dateUtc="2024-05-01T18:31:00Z"/>
  <w16cex:commentExtensible w16cex:durableId="4FAA023E" w16cex:dateUtc="2024-05-01T18:32:00Z"/>
  <w16cex:commentExtensible w16cex:durableId="437B9071" w16cex:dateUtc="2024-04-30T17:43:00Z"/>
  <w16cex:commentExtensible w16cex:durableId="17E8D8E1" w16cex:dateUtc="2024-05-01T18:35:00Z"/>
  <w16cex:commentExtensible w16cex:durableId="7987B0E8" w16cex:dateUtc="2024-05-01T18:38:00Z"/>
  <w16cex:commentExtensible w16cex:durableId="1AFDB81C" w16cex:dateUtc="2024-05-01T18:39:00Z"/>
  <w16cex:commentExtensible w16cex:durableId="5FFE1472" w16cex:dateUtc="2024-05-01T18:43:00Z"/>
  <w16cex:commentExtensible w16cex:durableId="7260D6A7" w16cex:dateUtc="2024-05-02T15:00:00Z"/>
  <w16cex:commentExtensible w16cex:durableId="049DC11E" w16cex:dateUtc="2024-04-30T15:27:00Z"/>
  <w16cex:commentExtensible w16cex:durableId="4A552B61" w16cex:dateUtc="2024-05-01T18:52:00Z"/>
  <w16cex:commentExtensible w16cex:durableId="2754BEEA" w16cex:dateUtc="2024-05-01T18:53:00Z"/>
  <w16cex:commentExtensible w16cex:durableId="74AA09BE" w16cex:dateUtc="2024-05-01T18:55:00Z"/>
  <w16cex:commentExtensible w16cex:durableId="447BA84D" w16cex:dateUtc="2024-05-01T18:57:00Z"/>
  <w16cex:commentExtensible w16cex:durableId="0D3EF016" w16cex:dateUtc="2024-05-01T18:58:00Z"/>
  <w16cex:commentExtensible w16cex:durableId="25A2E968" w16cex:dateUtc="2024-03-17T18:32:00Z"/>
  <w16cex:commentExtensible w16cex:durableId="293DFF49" w16cex:dateUtc="2024-04-30T14: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7B3CDA0" w16cid:durableId="075FD430"/>
  <w16cid:commentId w16cid:paraId="3CB50586" w16cid:durableId="031C3230"/>
  <w16cid:commentId w16cid:paraId="72C628EF" w16cid:durableId="3872B62F"/>
  <w16cid:commentId w16cid:paraId="73FBDAD1" w16cid:durableId="67EEA129"/>
  <w16cid:commentId w16cid:paraId="6442FBF0" w16cid:durableId="00473FCA"/>
  <w16cid:commentId w16cid:paraId="02F098C0" w16cid:durableId="2BFCAF06"/>
  <w16cid:commentId w16cid:paraId="7C5007EE" w16cid:durableId="6AD613E5"/>
  <w16cid:commentId w16cid:paraId="7D4F907E" w16cid:durableId="1AE501A2"/>
  <w16cid:commentId w16cid:paraId="13DDC5BA" w16cid:durableId="21E420F9"/>
  <w16cid:commentId w16cid:paraId="43F3D6BE" w16cid:durableId="35649A83"/>
  <w16cid:commentId w16cid:paraId="6E5920C2" w16cid:durableId="2220378E"/>
  <w16cid:commentId w16cid:paraId="44A263E1" w16cid:durableId="13E2DE84"/>
  <w16cid:commentId w16cid:paraId="68279F87" w16cid:durableId="65B577ED"/>
  <w16cid:commentId w16cid:paraId="494B2107" w16cid:durableId="027AA4B2"/>
  <w16cid:commentId w16cid:paraId="4ED1C05B" w16cid:durableId="032DAAD7"/>
  <w16cid:commentId w16cid:paraId="41875464" w16cid:durableId="0812794F"/>
  <w16cid:commentId w16cid:paraId="1DAB7CBD" w16cid:durableId="59DBE913"/>
  <w16cid:commentId w16cid:paraId="7E701E3A" w16cid:durableId="6A65E544"/>
  <w16cid:commentId w16cid:paraId="1D39497D" w16cid:durableId="28404BDE"/>
  <w16cid:commentId w16cid:paraId="76FDABB8" w16cid:durableId="547A0815"/>
  <w16cid:commentId w16cid:paraId="5F338B98" w16cid:durableId="65559227"/>
  <w16cid:commentId w16cid:paraId="77A14F87" w16cid:durableId="5455C788"/>
  <w16cid:commentId w16cid:paraId="07B1AE5B" w16cid:durableId="5DB4F4E3"/>
  <w16cid:commentId w16cid:paraId="4C1B5D3D" w16cid:durableId="4FAA023E"/>
  <w16cid:commentId w16cid:paraId="3ECBA547" w16cid:durableId="437B9071"/>
  <w16cid:commentId w16cid:paraId="35A7D6CE" w16cid:durableId="17E8D8E1"/>
  <w16cid:commentId w16cid:paraId="4FA9C225" w16cid:durableId="7987B0E8"/>
  <w16cid:commentId w16cid:paraId="6D1D9376" w16cid:durableId="1AFDB81C"/>
  <w16cid:commentId w16cid:paraId="17C522B7" w16cid:durableId="5FFE1472"/>
  <w16cid:commentId w16cid:paraId="788E7BF9" w16cid:durableId="7260D6A7"/>
  <w16cid:commentId w16cid:paraId="6F51AE84" w16cid:durableId="049DC11E"/>
  <w16cid:commentId w16cid:paraId="02E117A6" w16cid:durableId="4A552B61"/>
  <w16cid:commentId w16cid:paraId="5FB0581D" w16cid:durableId="2754BEEA"/>
  <w16cid:commentId w16cid:paraId="2B676487" w16cid:durableId="74AA09BE"/>
  <w16cid:commentId w16cid:paraId="2F011BE3" w16cid:durableId="447BA84D"/>
  <w16cid:commentId w16cid:paraId="54F3D103" w16cid:durableId="0D3EF016"/>
  <w16cid:commentId w16cid:paraId="26D18EB5" w16cid:durableId="25A2E968"/>
  <w16cid:commentId w16cid:paraId="0D0EC619" w16cid:durableId="293DFF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7F15B" w14:textId="77777777" w:rsidR="00885464" w:rsidRDefault="00885464">
      <w:r>
        <w:separator/>
      </w:r>
    </w:p>
  </w:endnote>
  <w:endnote w:type="continuationSeparator" w:id="0">
    <w:p w14:paraId="7EEA7038" w14:textId="77777777" w:rsidR="00885464" w:rsidRDefault="00885464">
      <w:r>
        <w:continuationSeparator/>
      </w:r>
    </w:p>
  </w:endnote>
  <w:endnote w:id="1">
    <w:p w14:paraId="4885E90A" w14:textId="77777777" w:rsidR="00A03896" w:rsidRDefault="00A03896" w:rsidP="00A03896">
      <w:pPr>
        <w:pStyle w:val="TFReferencesSection"/>
        <w:spacing w:after="0"/>
        <w:ind w:firstLine="0"/>
      </w:pPr>
      <w:r>
        <w:t>REFERENCES</w:t>
      </w:r>
    </w:p>
    <w:p w14:paraId="6843F475" w14:textId="2CFB6DCB" w:rsidR="00A640AE" w:rsidRPr="00A640AE" w:rsidRDefault="00AD0ABC" w:rsidP="00FE37C3">
      <w:pPr>
        <w:pStyle w:val="Bibliography"/>
        <w:spacing w:after="0"/>
      </w:pPr>
      <w:r>
        <w:rPr>
          <w:rStyle w:val="EndnoteReference"/>
        </w:rPr>
        <w:endnoteRef/>
      </w:r>
      <w:r>
        <w:t xml:space="preserve"> </w:t>
      </w:r>
      <w:r w:rsidR="00EE0CD3" w:rsidRPr="001B52DA">
        <w:t>Frias</w:t>
      </w:r>
      <w:r w:rsidR="00FF50E2">
        <w:t>, J.</w:t>
      </w:r>
      <w:r w:rsidR="00C146DE">
        <w:t xml:space="preserve"> </w:t>
      </w:r>
      <w:r w:rsidR="00FF50E2">
        <w:t>P.</w:t>
      </w:r>
      <w:r w:rsidR="00C146DE">
        <w:t xml:space="preserve"> </w:t>
      </w:r>
      <w:r w:rsidR="00FF50E2">
        <w:t>G.</w:t>
      </w:r>
      <w:r w:rsidR="00C146DE">
        <w:t xml:space="preserve"> </w:t>
      </w:r>
      <w:r w:rsidR="00FF50E2">
        <w:t>L.;</w:t>
      </w:r>
      <w:r w:rsidR="00B70209">
        <w:t xml:space="preserve"> Nash, R.</w:t>
      </w:r>
      <w:r w:rsidR="000A619A">
        <w:t xml:space="preserve"> </w:t>
      </w:r>
      <w:r w:rsidR="000A619A" w:rsidRPr="000A619A">
        <w:t>Microplastics: Finding a consensus on the definition</w:t>
      </w:r>
      <w:r w:rsidR="000A619A">
        <w:t xml:space="preserve">. </w:t>
      </w:r>
      <w:r w:rsidR="000A619A" w:rsidRPr="008A1E10">
        <w:rPr>
          <w:i/>
          <w:iCs/>
        </w:rPr>
        <w:t>Mar. Pollut. Bull</w:t>
      </w:r>
      <w:r w:rsidR="000A619A" w:rsidRPr="000A619A">
        <w:t>.</w:t>
      </w:r>
      <w:r w:rsidR="0010151E">
        <w:t xml:space="preserve"> </w:t>
      </w:r>
      <w:r w:rsidR="0010151E" w:rsidRPr="008A1E10">
        <w:rPr>
          <w:b/>
          <w:bCs/>
        </w:rPr>
        <w:t>2019</w:t>
      </w:r>
      <w:r w:rsidR="0010151E">
        <w:t xml:space="preserve">, </w:t>
      </w:r>
      <w:r w:rsidR="0010151E" w:rsidRPr="008A1E10">
        <w:rPr>
          <w:i/>
          <w:iCs/>
        </w:rPr>
        <w:t>138</w:t>
      </w:r>
      <w:r w:rsidR="0010151E">
        <w:t>, 145</w:t>
      </w:r>
      <w:ins w:id="18" w:author="Clough, Madeline" w:date="2024-04-30T10:50:00Z">
        <w:r w:rsidR="008218EE">
          <w:rPr>
            <w:rFonts w:cs="Times"/>
          </w:rPr>
          <w:t>–</w:t>
        </w:r>
      </w:ins>
      <w:del w:id="19" w:author="Clough, Madeline" w:date="2024-04-30T10:50:00Z">
        <w:r w:rsidR="0010151E" w:rsidDel="008218EE">
          <w:delText>—</w:delText>
        </w:r>
      </w:del>
      <w:r w:rsidR="0010151E">
        <w:t>147.</w:t>
      </w:r>
    </w:p>
  </w:endnote>
  <w:endnote w:id="2">
    <w:p w14:paraId="4B24554F" w14:textId="235504B5" w:rsidR="009E5B96" w:rsidRDefault="009E5B96" w:rsidP="00FE37C3">
      <w:pPr>
        <w:pStyle w:val="EndnoteText"/>
      </w:pPr>
      <w:r>
        <w:rPr>
          <w:rStyle w:val="EndnoteReference"/>
        </w:rPr>
        <w:endnoteRef/>
      </w:r>
      <w:r>
        <w:t xml:space="preserve"> </w:t>
      </w:r>
      <w:r w:rsidRPr="009E5B96">
        <w:rPr>
          <w:sz w:val="24"/>
          <w:szCs w:val="24"/>
        </w:rPr>
        <w:t>Alfaro-Nunez</w:t>
      </w:r>
      <w:r w:rsidR="00B76B23">
        <w:rPr>
          <w:sz w:val="24"/>
          <w:szCs w:val="24"/>
        </w:rPr>
        <w:t xml:space="preserve">, A.; Astorga, D.; </w:t>
      </w:r>
      <w:r w:rsidR="00122BE6">
        <w:rPr>
          <w:sz w:val="24"/>
          <w:szCs w:val="24"/>
        </w:rPr>
        <w:t>Caceres-Farias, L.; Bastidas, L.; Soto Villegas, C.; Macay, K.; Christensen, J.</w:t>
      </w:r>
      <w:r w:rsidR="001A5EA8">
        <w:rPr>
          <w:sz w:val="24"/>
          <w:szCs w:val="24"/>
        </w:rPr>
        <w:t xml:space="preserve"> </w:t>
      </w:r>
      <w:r w:rsidR="00122BE6">
        <w:rPr>
          <w:sz w:val="24"/>
          <w:szCs w:val="24"/>
        </w:rPr>
        <w:t xml:space="preserve">H. </w:t>
      </w:r>
      <w:r w:rsidR="004B7551" w:rsidRPr="004B7551">
        <w:rPr>
          <w:sz w:val="24"/>
          <w:szCs w:val="24"/>
        </w:rPr>
        <w:t>Microplastic pollution in seawater and marine organisms across the Tropical Eastern Pacific and Galápagos</w:t>
      </w:r>
      <w:r w:rsidR="004B7551">
        <w:rPr>
          <w:sz w:val="24"/>
          <w:szCs w:val="24"/>
        </w:rPr>
        <w:t xml:space="preserve">. </w:t>
      </w:r>
      <w:r w:rsidR="004B7551" w:rsidRPr="00994A15">
        <w:rPr>
          <w:i/>
          <w:iCs/>
          <w:sz w:val="24"/>
          <w:szCs w:val="24"/>
        </w:rPr>
        <w:t>Sci. Rep</w:t>
      </w:r>
      <w:r w:rsidR="004B7551" w:rsidRPr="004B7551">
        <w:rPr>
          <w:sz w:val="24"/>
          <w:szCs w:val="24"/>
        </w:rPr>
        <w:t>.</w:t>
      </w:r>
      <w:r w:rsidR="00994A15">
        <w:rPr>
          <w:sz w:val="24"/>
          <w:szCs w:val="24"/>
        </w:rPr>
        <w:t xml:space="preserve"> </w:t>
      </w:r>
      <w:r w:rsidR="00994A15" w:rsidRPr="00994A15">
        <w:rPr>
          <w:b/>
          <w:bCs/>
          <w:sz w:val="24"/>
          <w:szCs w:val="24"/>
        </w:rPr>
        <w:t>2021</w:t>
      </w:r>
      <w:r w:rsidR="00994A15">
        <w:rPr>
          <w:sz w:val="24"/>
          <w:szCs w:val="24"/>
        </w:rPr>
        <w:t>,</w:t>
      </w:r>
      <w:r w:rsidR="00994A15" w:rsidRPr="00994A15">
        <w:rPr>
          <w:i/>
          <w:iCs/>
          <w:sz w:val="24"/>
          <w:szCs w:val="24"/>
        </w:rPr>
        <w:t xml:space="preserve"> 11</w:t>
      </w:r>
      <w:r w:rsidR="00994A15">
        <w:rPr>
          <w:sz w:val="24"/>
          <w:szCs w:val="24"/>
        </w:rPr>
        <w:t>, 6424.</w:t>
      </w:r>
    </w:p>
  </w:endnote>
  <w:endnote w:id="3">
    <w:p w14:paraId="1515B3F9" w14:textId="21EA36FC" w:rsidR="00A640AE" w:rsidRPr="00FE37C3" w:rsidRDefault="0082037F" w:rsidP="00FE37C3">
      <w:pPr>
        <w:pStyle w:val="EndnoteText"/>
        <w:rPr>
          <w:sz w:val="24"/>
          <w:szCs w:val="24"/>
        </w:rPr>
      </w:pPr>
      <w:r>
        <w:rPr>
          <w:rStyle w:val="EndnoteReference"/>
        </w:rPr>
        <w:endnoteRef/>
      </w:r>
      <w:r>
        <w:t xml:space="preserve"> </w:t>
      </w:r>
      <w:r w:rsidR="00221540" w:rsidRPr="00A640AE">
        <w:rPr>
          <w:sz w:val="24"/>
          <w:szCs w:val="24"/>
        </w:rPr>
        <w:t xml:space="preserve">Talbot, R.; Chang, H. </w:t>
      </w:r>
      <w:r w:rsidR="003908B2" w:rsidRPr="00A640AE">
        <w:rPr>
          <w:sz w:val="24"/>
          <w:szCs w:val="24"/>
        </w:rPr>
        <w:t>Microplastics in freshwater: A global review of factors affecting spatial and temporal variations</w:t>
      </w:r>
      <w:bookmarkStart w:id="20" w:name="_Hlk159338878"/>
      <w:r w:rsidR="003908B2" w:rsidRPr="00A640AE">
        <w:rPr>
          <w:sz w:val="24"/>
          <w:szCs w:val="24"/>
        </w:rPr>
        <w:t xml:space="preserve">. </w:t>
      </w:r>
      <w:r w:rsidR="005F0D84" w:rsidRPr="00A640AE">
        <w:rPr>
          <w:i/>
          <w:iCs/>
          <w:sz w:val="24"/>
          <w:szCs w:val="24"/>
        </w:rPr>
        <w:t>Environ. Pollut</w:t>
      </w:r>
      <w:r w:rsidR="005F0D84" w:rsidRPr="00A640AE">
        <w:rPr>
          <w:sz w:val="24"/>
          <w:szCs w:val="24"/>
        </w:rPr>
        <w:t xml:space="preserve">. </w:t>
      </w:r>
      <w:bookmarkEnd w:id="20"/>
      <w:r w:rsidR="00A640AE" w:rsidRPr="00A640AE">
        <w:rPr>
          <w:b/>
          <w:bCs/>
          <w:sz w:val="24"/>
          <w:szCs w:val="24"/>
        </w:rPr>
        <w:t>2022</w:t>
      </w:r>
      <w:r w:rsidR="00A640AE" w:rsidRPr="00A640AE">
        <w:rPr>
          <w:sz w:val="24"/>
          <w:szCs w:val="24"/>
        </w:rPr>
        <w:t xml:space="preserve">, </w:t>
      </w:r>
      <w:r w:rsidR="00A640AE" w:rsidRPr="00A640AE">
        <w:rPr>
          <w:i/>
          <w:iCs/>
          <w:sz w:val="24"/>
          <w:szCs w:val="24"/>
        </w:rPr>
        <w:t>292</w:t>
      </w:r>
      <w:r w:rsidR="00A640AE" w:rsidRPr="00A640AE">
        <w:rPr>
          <w:sz w:val="24"/>
          <w:szCs w:val="24"/>
        </w:rPr>
        <w:t>, 118393.</w:t>
      </w:r>
    </w:p>
  </w:endnote>
  <w:endnote w:id="4">
    <w:p w14:paraId="38F05CE5" w14:textId="501D4FDA" w:rsidR="00AA2AF9" w:rsidRDefault="00AA2AF9" w:rsidP="00FE37C3">
      <w:pPr>
        <w:pStyle w:val="EndnoteText"/>
      </w:pPr>
      <w:r>
        <w:rPr>
          <w:rStyle w:val="EndnoteReference"/>
        </w:rPr>
        <w:endnoteRef/>
      </w:r>
      <w:r>
        <w:t xml:space="preserve"> </w:t>
      </w:r>
      <w:r w:rsidR="009D2721" w:rsidRPr="000B1BD7">
        <w:rPr>
          <w:sz w:val="24"/>
          <w:szCs w:val="24"/>
        </w:rPr>
        <w:t>Cusworth, S.</w:t>
      </w:r>
      <w:r w:rsidR="001A5EA8">
        <w:rPr>
          <w:sz w:val="24"/>
          <w:szCs w:val="24"/>
        </w:rPr>
        <w:t xml:space="preserve"> </w:t>
      </w:r>
      <w:r w:rsidR="009D2721" w:rsidRPr="000B1BD7">
        <w:rPr>
          <w:sz w:val="24"/>
          <w:szCs w:val="24"/>
        </w:rPr>
        <w:t>J.; Davies, W.</w:t>
      </w:r>
      <w:r w:rsidR="001A5EA8">
        <w:rPr>
          <w:sz w:val="24"/>
          <w:szCs w:val="24"/>
        </w:rPr>
        <w:t xml:space="preserve"> </w:t>
      </w:r>
      <w:r w:rsidR="009D2721" w:rsidRPr="000B1BD7">
        <w:rPr>
          <w:sz w:val="24"/>
          <w:szCs w:val="24"/>
        </w:rPr>
        <w:t>J.; McAinsh, M.</w:t>
      </w:r>
      <w:r w:rsidR="001A5EA8">
        <w:rPr>
          <w:sz w:val="24"/>
          <w:szCs w:val="24"/>
        </w:rPr>
        <w:t xml:space="preserve"> </w:t>
      </w:r>
      <w:r w:rsidR="009D2721" w:rsidRPr="000B1BD7">
        <w:rPr>
          <w:sz w:val="24"/>
          <w:szCs w:val="24"/>
        </w:rPr>
        <w:t>R.; Gregory, A.</w:t>
      </w:r>
      <w:r w:rsidR="001A5EA8">
        <w:rPr>
          <w:sz w:val="24"/>
          <w:szCs w:val="24"/>
        </w:rPr>
        <w:t xml:space="preserve"> </w:t>
      </w:r>
      <w:r w:rsidR="009D2721" w:rsidRPr="000B1BD7">
        <w:rPr>
          <w:sz w:val="24"/>
          <w:szCs w:val="24"/>
        </w:rPr>
        <w:t>S.; Storkey, J.; Stevens, C.</w:t>
      </w:r>
      <w:r w:rsidR="001A5EA8">
        <w:rPr>
          <w:sz w:val="24"/>
          <w:szCs w:val="24"/>
        </w:rPr>
        <w:t xml:space="preserve"> </w:t>
      </w:r>
      <w:r w:rsidR="009D2721" w:rsidRPr="000B1BD7">
        <w:rPr>
          <w:sz w:val="24"/>
          <w:szCs w:val="24"/>
        </w:rPr>
        <w:t xml:space="preserve">J. </w:t>
      </w:r>
      <w:r w:rsidRPr="000B1BD7">
        <w:rPr>
          <w:sz w:val="24"/>
          <w:szCs w:val="24"/>
        </w:rPr>
        <w:t xml:space="preserve"> </w:t>
      </w:r>
      <w:r w:rsidR="00A4747B" w:rsidRPr="000B1BD7">
        <w:rPr>
          <w:sz w:val="24"/>
          <w:szCs w:val="24"/>
        </w:rPr>
        <w:t xml:space="preserve">Agricultural fertilisers contribute substantially to microplastic concentrations in UK soils. </w:t>
      </w:r>
      <w:r w:rsidR="00A4747B" w:rsidRPr="00ED228A">
        <w:rPr>
          <w:i/>
          <w:iCs/>
          <w:sz w:val="24"/>
          <w:szCs w:val="24"/>
        </w:rPr>
        <w:t>Commun. Earth Environ</w:t>
      </w:r>
      <w:r w:rsidR="00A4747B" w:rsidRPr="000B1BD7">
        <w:rPr>
          <w:sz w:val="24"/>
          <w:szCs w:val="24"/>
        </w:rPr>
        <w:t xml:space="preserve">. </w:t>
      </w:r>
      <w:r w:rsidR="000B1BD7" w:rsidRPr="00ED228A">
        <w:rPr>
          <w:b/>
          <w:bCs/>
          <w:sz w:val="24"/>
          <w:szCs w:val="24"/>
        </w:rPr>
        <w:t>2024</w:t>
      </w:r>
      <w:r w:rsidR="000B1BD7" w:rsidRPr="000B1BD7">
        <w:rPr>
          <w:sz w:val="24"/>
          <w:szCs w:val="24"/>
        </w:rPr>
        <w:t xml:space="preserve">, </w:t>
      </w:r>
      <w:r w:rsidR="000B1BD7" w:rsidRPr="00ED228A">
        <w:rPr>
          <w:i/>
          <w:iCs/>
          <w:sz w:val="24"/>
          <w:szCs w:val="24"/>
        </w:rPr>
        <w:t>5</w:t>
      </w:r>
      <w:r w:rsidR="000B1BD7" w:rsidRPr="000B1BD7">
        <w:rPr>
          <w:sz w:val="24"/>
          <w:szCs w:val="24"/>
        </w:rPr>
        <w:t>, 7.</w:t>
      </w:r>
    </w:p>
  </w:endnote>
  <w:endnote w:id="5">
    <w:p w14:paraId="712488D9" w14:textId="3DBC728A" w:rsidR="00ED228A" w:rsidRDefault="00ED228A" w:rsidP="00FE37C3">
      <w:pPr>
        <w:pStyle w:val="EndnoteText"/>
      </w:pPr>
      <w:r>
        <w:rPr>
          <w:rStyle w:val="EndnoteReference"/>
        </w:rPr>
        <w:endnoteRef/>
      </w:r>
      <w:r>
        <w:t xml:space="preserve"> </w:t>
      </w:r>
      <w:r w:rsidRPr="00FE37C3">
        <w:rPr>
          <w:sz w:val="24"/>
          <w:szCs w:val="24"/>
        </w:rPr>
        <w:t>Brahney, J.</w:t>
      </w:r>
      <w:r w:rsidR="00144F49" w:rsidRPr="00FE37C3">
        <w:rPr>
          <w:sz w:val="24"/>
          <w:szCs w:val="24"/>
        </w:rPr>
        <w:t xml:space="preserve">; Hallerud, M.; Heim, E.; Hahnenberger, M.; </w:t>
      </w:r>
      <w:r w:rsidR="00B35478" w:rsidRPr="00FE37C3">
        <w:rPr>
          <w:sz w:val="24"/>
          <w:szCs w:val="24"/>
        </w:rPr>
        <w:t xml:space="preserve">Sukumaran, S. </w:t>
      </w:r>
      <w:r w:rsidR="005F6F0E" w:rsidRPr="00FE37C3">
        <w:rPr>
          <w:sz w:val="24"/>
          <w:szCs w:val="24"/>
        </w:rPr>
        <w:t xml:space="preserve">Plastic rain in protected areas of the United States. </w:t>
      </w:r>
      <w:r w:rsidR="0073182A" w:rsidRPr="00FE37C3">
        <w:rPr>
          <w:i/>
          <w:iCs/>
          <w:sz w:val="24"/>
          <w:szCs w:val="24"/>
        </w:rPr>
        <w:t>Science</w:t>
      </w:r>
      <w:r w:rsidR="0073182A" w:rsidRPr="00FE37C3">
        <w:rPr>
          <w:sz w:val="24"/>
          <w:szCs w:val="24"/>
        </w:rPr>
        <w:t xml:space="preserve"> </w:t>
      </w:r>
      <w:r w:rsidR="0073182A" w:rsidRPr="00FE37C3">
        <w:rPr>
          <w:b/>
          <w:bCs/>
          <w:sz w:val="24"/>
          <w:szCs w:val="24"/>
        </w:rPr>
        <w:t>2020</w:t>
      </w:r>
      <w:r w:rsidR="0073182A" w:rsidRPr="00FE37C3">
        <w:rPr>
          <w:sz w:val="24"/>
          <w:szCs w:val="24"/>
        </w:rPr>
        <w:t xml:space="preserve">, </w:t>
      </w:r>
      <w:r w:rsidR="00FE37C3" w:rsidRPr="00FE37C3">
        <w:rPr>
          <w:i/>
          <w:iCs/>
          <w:sz w:val="24"/>
          <w:szCs w:val="24"/>
        </w:rPr>
        <w:t>368</w:t>
      </w:r>
      <w:r w:rsidR="00FE37C3" w:rsidRPr="00FE37C3">
        <w:rPr>
          <w:sz w:val="24"/>
          <w:szCs w:val="24"/>
        </w:rPr>
        <w:t>, 1257</w:t>
      </w:r>
      <w:ins w:id="21" w:author="Clough, Madeline" w:date="2024-04-30T10:50:00Z">
        <w:r w:rsidR="008218EE">
          <w:rPr>
            <w:rFonts w:cs="Times"/>
          </w:rPr>
          <w:t>–</w:t>
        </w:r>
      </w:ins>
      <w:del w:id="22" w:author="Clough, Madeline" w:date="2024-04-30T10:50:00Z">
        <w:r w:rsidR="00FE37C3" w:rsidRPr="00FE37C3" w:rsidDel="008218EE">
          <w:rPr>
            <w:sz w:val="24"/>
            <w:szCs w:val="24"/>
          </w:rPr>
          <w:delText>—</w:delText>
        </w:r>
      </w:del>
      <w:r w:rsidR="00FE37C3" w:rsidRPr="00FE37C3">
        <w:rPr>
          <w:sz w:val="24"/>
          <w:szCs w:val="24"/>
        </w:rPr>
        <w:t xml:space="preserve">1260. </w:t>
      </w:r>
    </w:p>
  </w:endnote>
  <w:endnote w:id="6">
    <w:p w14:paraId="13695CF2" w14:textId="18503E31" w:rsidR="007B6C30" w:rsidRDefault="007B6C30">
      <w:pPr>
        <w:pStyle w:val="EndnoteText"/>
      </w:pPr>
      <w:r>
        <w:rPr>
          <w:rStyle w:val="EndnoteReference"/>
        </w:rPr>
        <w:endnoteRef/>
      </w:r>
      <w:r>
        <w:t xml:space="preserve"> </w:t>
      </w:r>
      <w:r w:rsidRPr="001A323A">
        <w:rPr>
          <w:sz w:val="24"/>
          <w:szCs w:val="24"/>
        </w:rPr>
        <w:t xml:space="preserve">Cabernard, L.; Roscher, L.; Lorenz, C.; Gerdts, G.; Primpke, S. </w:t>
      </w:r>
      <w:r w:rsidR="001A323A" w:rsidRPr="001A323A">
        <w:rPr>
          <w:sz w:val="24"/>
          <w:szCs w:val="24"/>
        </w:rPr>
        <w:t xml:space="preserve">Comparison of Raman and Fourier Transform Infrared Spectroscopy for the Quantification of Microplastics in the Aquatic Environment. </w:t>
      </w:r>
      <w:r w:rsidR="001A323A" w:rsidRPr="001A323A">
        <w:rPr>
          <w:i/>
          <w:iCs/>
          <w:sz w:val="24"/>
          <w:szCs w:val="24"/>
        </w:rPr>
        <w:t>Environ. Sci. Technol.</w:t>
      </w:r>
      <w:r w:rsidR="001A323A" w:rsidRPr="001A323A">
        <w:rPr>
          <w:sz w:val="24"/>
          <w:szCs w:val="24"/>
        </w:rPr>
        <w:t xml:space="preserve"> </w:t>
      </w:r>
      <w:r w:rsidR="001A323A" w:rsidRPr="001A323A">
        <w:rPr>
          <w:b/>
          <w:bCs/>
          <w:sz w:val="24"/>
          <w:szCs w:val="24"/>
        </w:rPr>
        <w:t>2018</w:t>
      </w:r>
      <w:r w:rsidR="001A323A" w:rsidRPr="001A323A">
        <w:rPr>
          <w:sz w:val="24"/>
          <w:szCs w:val="24"/>
        </w:rPr>
        <w:t xml:space="preserve">, </w:t>
      </w:r>
      <w:r w:rsidR="001A323A" w:rsidRPr="001A323A">
        <w:rPr>
          <w:i/>
          <w:iCs/>
          <w:sz w:val="24"/>
          <w:szCs w:val="24"/>
        </w:rPr>
        <w:t>52</w:t>
      </w:r>
      <w:r w:rsidR="001A323A" w:rsidRPr="001A323A">
        <w:rPr>
          <w:sz w:val="24"/>
          <w:szCs w:val="24"/>
        </w:rPr>
        <w:t>, 13279</w:t>
      </w:r>
      <w:ins w:id="30" w:author="Clough, Madeline" w:date="2024-04-30T10:55:00Z">
        <w:r w:rsidR="00AF6373">
          <w:rPr>
            <w:rFonts w:cs="Times"/>
          </w:rPr>
          <w:t>–</w:t>
        </w:r>
      </w:ins>
      <w:del w:id="31" w:author="Clough, Madeline" w:date="2024-04-30T10:55:00Z">
        <w:r w:rsidR="001A323A" w:rsidRPr="001A323A" w:rsidDel="00AF6373">
          <w:rPr>
            <w:sz w:val="24"/>
            <w:szCs w:val="24"/>
          </w:rPr>
          <w:delText>–</w:delText>
        </w:r>
      </w:del>
      <w:r w:rsidR="001A323A" w:rsidRPr="001A323A">
        <w:rPr>
          <w:sz w:val="24"/>
          <w:szCs w:val="24"/>
        </w:rPr>
        <w:t>13288.</w:t>
      </w:r>
    </w:p>
  </w:endnote>
  <w:endnote w:id="7">
    <w:p w14:paraId="20A9E4ED" w14:textId="0F8D3471" w:rsidR="00DA4933" w:rsidRDefault="00DA4933">
      <w:pPr>
        <w:pStyle w:val="EndnoteText"/>
      </w:pPr>
      <w:r>
        <w:rPr>
          <w:rStyle w:val="EndnoteReference"/>
        </w:rPr>
        <w:endnoteRef/>
      </w:r>
      <w:r>
        <w:t xml:space="preserve"> </w:t>
      </w:r>
      <w:r w:rsidR="00DF2989" w:rsidRPr="00316756">
        <w:rPr>
          <w:sz w:val="24"/>
          <w:szCs w:val="24"/>
        </w:rPr>
        <w:t>Weisser, J.; Pohl, T.; Heinzinger, M.; Ivleva, N.</w:t>
      </w:r>
      <w:r w:rsidR="001A5EA8">
        <w:rPr>
          <w:sz w:val="24"/>
          <w:szCs w:val="24"/>
        </w:rPr>
        <w:t xml:space="preserve"> </w:t>
      </w:r>
      <w:r w:rsidR="00DF2989" w:rsidRPr="00316756">
        <w:rPr>
          <w:sz w:val="24"/>
          <w:szCs w:val="24"/>
        </w:rPr>
        <w:t xml:space="preserve">P.; Hofmann, T.; Glas, K. </w:t>
      </w:r>
      <w:r w:rsidR="00316756" w:rsidRPr="00316756">
        <w:rPr>
          <w:sz w:val="24"/>
          <w:szCs w:val="24"/>
        </w:rPr>
        <w:t xml:space="preserve">The identification of microplastics based on vibrational spectroscopy data – A critical review of data analysis routines. </w:t>
      </w:r>
      <w:r w:rsidR="00316756" w:rsidRPr="00316756">
        <w:rPr>
          <w:i/>
          <w:iCs/>
          <w:sz w:val="24"/>
          <w:szCs w:val="24"/>
        </w:rPr>
        <w:t>TrAC, Trends Anal. Chem</w:t>
      </w:r>
      <w:r w:rsidR="00316756" w:rsidRPr="00316756">
        <w:rPr>
          <w:sz w:val="24"/>
          <w:szCs w:val="24"/>
        </w:rPr>
        <w:t xml:space="preserve">. </w:t>
      </w:r>
      <w:r w:rsidR="00316756" w:rsidRPr="00316756">
        <w:rPr>
          <w:b/>
          <w:bCs/>
          <w:sz w:val="24"/>
          <w:szCs w:val="24"/>
        </w:rPr>
        <w:t>2022</w:t>
      </w:r>
      <w:r w:rsidR="00316756" w:rsidRPr="00316756">
        <w:rPr>
          <w:sz w:val="24"/>
          <w:szCs w:val="24"/>
        </w:rPr>
        <w:t xml:space="preserve">, </w:t>
      </w:r>
      <w:r w:rsidR="00316756" w:rsidRPr="00316756">
        <w:rPr>
          <w:i/>
          <w:iCs/>
          <w:sz w:val="24"/>
          <w:szCs w:val="24"/>
        </w:rPr>
        <w:t>148</w:t>
      </w:r>
      <w:r w:rsidR="00316756" w:rsidRPr="00316756">
        <w:rPr>
          <w:sz w:val="24"/>
          <w:szCs w:val="24"/>
        </w:rPr>
        <w:t>, 116535.</w:t>
      </w:r>
    </w:p>
  </w:endnote>
  <w:endnote w:id="8">
    <w:p w14:paraId="4A4076C2" w14:textId="608125AE" w:rsidR="00B94392" w:rsidRPr="009F00A4" w:rsidRDefault="00B94392">
      <w:pPr>
        <w:pStyle w:val="EndnoteText"/>
        <w:rPr>
          <w:highlight w:val="green"/>
        </w:rPr>
      </w:pPr>
      <w:r w:rsidRPr="001D06BC">
        <w:rPr>
          <w:rStyle w:val="EndnoteReference"/>
        </w:rPr>
        <w:endnoteRef/>
      </w:r>
      <w:r w:rsidRPr="001D06BC">
        <w:t xml:space="preserve"> </w:t>
      </w:r>
      <w:r w:rsidR="00C3290B" w:rsidRPr="001D06BC">
        <w:rPr>
          <w:i/>
          <w:iCs/>
          <w:sz w:val="24"/>
          <w:szCs w:val="24"/>
        </w:rPr>
        <w:t>OPUS Package: SEARCH &amp; IDENT</w:t>
      </w:r>
      <w:r w:rsidR="00095004" w:rsidRPr="001D06BC">
        <w:rPr>
          <w:sz w:val="24"/>
          <w:szCs w:val="24"/>
        </w:rPr>
        <w:t xml:space="preserve">. </w:t>
      </w:r>
      <w:ins w:id="33" w:author="Clough, Madeline" w:date="2024-04-30T10:51:00Z">
        <w:r w:rsidR="001C0996">
          <w:rPr>
            <w:sz w:val="24"/>
            <w:szCs w:val="24"/>
          </w:rPr>
          <w:fldChar w:fldCharType="begin"/>
        </w:r>
        <w:r w:rsidR="001C0996">
          <w:rPr>
            <w:sz w:val="24"/>
            <w:szCs w:val="24"/>
          </w:rPr>
          <w:instrText>HYPERLINK "</w:instrText>
        </w:r>
      </w:ins>
      <w:r w:rsidR="001C0996" w:rsidRPr="001C0996">
        <w:rPr>
          <w:rPrChange w:id="34" w:author="Clough, Madeline" w:date="2024-04-30T10:51:00Z">
            <w:rPr>
              <w:rStyle w:val="Hyperlink"/>
              <w:sz w:val="24"/>
              <w:szCs w:val="24"/>
            </w:rPr>
          </w:rPrChange>
        </w:rPr>
        <w:instrText>https://www.bruker.com/en/products-andsolutions/infra</w:instrText>
      </w:r>
      <w:ins w:id="35" w:author="Clough, Madeline" w:date="2024-04-30T10:51:00Z">
        <w:r w:rsidR="001C0996" w:rsidRPr="001C0996">
          <w:rPr>
            <w:rPrChange w:id="36" w:author="Clough, Madeline" w:date="2024-04-30T10:51:00Z">
              <w:rPr>
                <w:rStyle w:val="Hyperlink"/>
                <w:sz w:val="24"/>
                <w:szCs w:val="24"/>
              </w:rPr>
            </w:rPrChange>
          </w:rPr>
          <w:instrText xml:space="preserve"> </w:instrText>
        </w:r>
      </w:ins>
      <w:r w:rsidR="001C0996" w:rsidRPr="001C0996">
        <w:rPr>
          <w:rPrChange w:id="37" w:author="Clough, Madeline" w:date="2024-04-30T10:51:00Z">
            <w:rPr>
              <w:rStyle w:val="Hyperlink"/>
              <w:sz w:val="24"/>
              <w:szCs w:val="24"/>
            </w:rPr>
          </w:rPrChange>
        </w:rPr>
        <w:instrText>red-and-raman/opus-spectroscopy-software/search-identify.html</w:instrText>
      </w:r>
      <w:ins w:id="38" w:author="Clough, Madeline" w:date="2024-04-30T10:51:00Z">
        <w:r w:rsidR="001C0996">
          <w:rPr>
            <w:sz w:val="24"/>
            <w:szCs w:val="24"/>
          </w:rPr>
          <w:instrText>"</w:instrText>
        </w:r>
        <w:r w:rsidR="001C0996">
          <w:rPr>
            <w:sz w:val="24"/>
            <w:szCs w:val="24"/>
          </w:rPr>
        </w:r>
        <w:r w:rsidR="001C0996">
          <w:rPr>
            <w:sz w:val="24"/>
            <w:szCs w:val="24"/>
          </w:rPr>
          <w:fldChar w:fldCharType="separate"/>
        </w:r>
      </w:ins>
      <w:r w:rsidR="001C0996" w:rsidRPr="001C0996">
        <w:rPr>
          <w:rStyle w:val="Hyperlink"/>
          <w:sz w:val="24"/>
          <w:szCs w:val="24"/>
        </w:rPr>
        <w:t>https://www.bruker.com/en/products-and</w:t>
      </w:r>
      <w:del w:id="39" w:author="Clough, Madeline" w:date="2024-04-30T10:50:00Z">
        <w:r w:rsidR="001C0996" w:rsidRPr="001C0996" w:rsidDel="008218EE">
          <w:rPr>
            <w:rStyle w:val="Hyperlink"/>
            <w:sz w:val="24"/>
            <w:szCs w:val="24"/>
          </w:rPr>
          <w:delText>-</w:delText>
        </w:r>
      </w:del>
      <w:r w:rsidR="001C0996" w:rsidRPr="001C0996">
        <w:rPr>
          <w:rStyle w:val="Hyperlink"/>
          <w:sz w:val="24"/>
          <w:szCs w:val="24"/>
        </w:rPr>
        <w:t>solutions/infra</w:t>
      </w:r>
      <w:ins w:id="40" w:author="Clough, Madeline" w:date="2024-04-30T10:51:00Z">
        <w:r w:rsidR="001C0996" w:rsidRPr="001C0996">
          <w:rPr>
            <w:rStyle w:val="Hyperlink"/>
            <w:sz w:val="24"/>
            <w:szCs w:val="24"/>
          </w:rPr>
          <w:t xml:space="preserve"> </w:t>
        </w:r>
      </w:ins>
      <w:r w:rsidR="001C0996" w:rsidRPr="001C0996">
        <w:rPr>
          <w:rStyle w:val="Hyperlink"/>
          <w:sz w:val="24"/>
          <w:szCs w:val="24"/>
        </w:rPr>
        <w:t>red-and-raman/opus-spectroscopy-software/search-identify.html</w:t>
      </w:r>
      <w:ins w:id="41" w:author="Clough, Madeline" w:date="2024-04-30T10:51:00Z">
        <w:r w:rsidR="001C0996">
          <w:rPr>
            <w:sz w:val="24"/>
            <w:szCs w:val="24"/>
          </w:rPr>
          <w:fldChar w:fldCharType="end"/>
        </w:r>
      </w:ins>
      <w:r w:rsidR="00686003" w:rsidRPr="001D06BC">
        <w:rPr>
          <w:sz w:val="24"/>
          <w:szCs w:val="24"/>
        </w:rPr>
        <w:t xml:space="preserve"> (accessed 2024-02-20). </w:t>
      </w:r>
    </w:p>
  </w:endnote>
  <w:endnote w:id="9">
    <w:p w14:paraId="52019D4A" w14:textId="08697E5B" w:rsidR="00C3290B" w:rsidRPr="006355FF" w:rsidRDefault="00C3290B">
      <w:pPr>
        <w:pStyle w:val="EndnoteText"/>
        <w:rPr>
          <w:sz w:val="24"/>
          <w:szCs w:val="24"/>
          <w:highlight w:val="green"/>
        </w:rPr>
      </w:pPr>
      <w:r w:rsidRPr="006355FF">
        <w:rPr>
          <w:rStyle w:val="EndnoteReference"/>
        </w:rPr>
        <w:endnoteRef/>
      </w:r>
      <w:r w:rsidRPr="006355FF">
        <w:t xml:space="preserve"> </w:t>
      </w:r>
      <w:r w:rsidRPr="006355FF">
        <w:rPr>
          <w:i/>
          <w:iCs/>
          <w:sz w:val="24"/>
          <w:szCs w:val="24"/>
        </w:rPr>
        <w:t>FTIR Analysis Software</w:t>
      </w:r>
      <w:r w:rsidR="006355FF" w:rsidRPr="006355FF">
        <w:rPr>
          <w:sz w:val="24"/>
          <w:szCs w:val="24"/>
        </w:rPr>
        <w:t xml:space="preserve">. </w:t>
      </w:r>
      <w:hyperlink r:id="rId1" w:history="1">
        <w:r w:rsidR="006355FF" w:rsidRPr="006355FF">
          <w:rPr>
            <w:rStyle w:val="Hyperlink"/>
            <w:sz w:val="24"/>
            <w:szCs w:val="24"/>
          </w:rPr>
          <w:t>https://www.thermofisher.com/us/en/home/industrial/spectroscopy-elemental-isotope-analysis/molecular-spectroscopy/fourier-transform-infrared-spectroscopy/software.html</w:t>
        </w:r>
      </w:hyperlink>
      <w:r w:rsidR="006355FF" w:rsidRPr="006355FF">
        <w:rPr>
          <w:sz w:val="24"/>
          <w:szCs w:val="24"/>
        </w:rPr>
        <w:t xml:space="preserve"> (accessed 2024-02-20). </w:t>
      </w:r>
    </w:p>
  </w:endnote>
  <w:endnote w:id="10">
    <w:p w14:paraId="234ADBB9" w14:textId="32D4C178" w:rsidR="00750914" w:rsidRPr="006355FF" w:rsidRDefault="00750914">
      <w:pPr>
        <w:pStyle w:val="EndnoteText"/>
      </w:pPr>
      <w:r w:rsidRPr="006355FF">
        <w:rPr>
          <w:rStyle w:val="EndnoteReference"/>
        </w:rPr>
        <w:endnoteRef/>
      </w:r>
      <w:r w:rsidRPr="006355FF">
        <w:t xml:space="preserve"> </w:t>
      </w:r>
      <w:r w:rsidRPr="000C1E0C">
        <w:rPr>
          <w:i/>
          <w:iCs/>
          <w:sz w:val="24"/>
          <w:szCs w:val="24"/>
        </w:rPr>
        <w:t>KnowItAll Analytical Edition Software</w:t>
      </w:r>
      <w:r w:rsidR="000C1E0C" w:rsidRPr="000C1E0C">
        <w:rPr>
          <w:i/>
          <w:iCs/>
          <w:sz w:val="24"/>
          <w:szCs w:val="24"/>
        </w:rPr>
        <w:t>.</w:t>
      </w:r>
      <w:r w:rsidR="000C1E0C">
        <w:rPr>
          <w:sz w:val="24"/>
          <w:szCs w:val="24"/>
        </w:rPr>
        <w:t xml:space="preserve"> </w:t>
      </w:r>
      <w:hyperlink r:id="rId2" w:history="1">
        <w:r w:rsidR="000C1E0C" w:rsidRPr="00F05CD6">
          <w:rPr>
            <w:rStyle w:val="Hyperlink"/>
            <w:sz w:val="24"/>
            <w:szCs w:val="24"/>
          </w:rPr>
          <w:t>https://sciencesolutions.wiley.com/knowitall-analytical-edition-software/</w:t>
        </w:r>
      </w:hyperlink>
      <w:r w:rsidR="000C1E0C">
        <w:rPr>
          <w:sz w:val="24"/>
          <w:szCs w:val="24"/>
        </w:rPr>
        <w:t xml:space="preserve"> (accessed 2024-02-20).</w:t>
      </w:r>
    </w:p>
  </w:endnote>
  <w:endnote w:id="11">
    <w:p w14:paraId="16833723" w14:textId="22F0A995" w:rsidR="00277C03" w:rsidRPr="007A147B" w:rsidRDefault="00277C03">
      <w:pPr>
        <w:pStyle w:val="EndnoteText"/>
        <w:rPr>
          <w:sz w:val="24"/>
          <w:szCs w:val="24"/>
          <w:highlight w:val="yellow"/>
        </w:rPr>
      </w:pPr>
      <w:r w:rsidRPr="007A147B">
        <w:rPr>
          <w:rStyle w:val="EndnoteReference"/>
        </w:rPr>
        <w:endnoteRef/>
      </w:r>
      <w:r w:rsidRPr="007A147B">
        <w:t xml:space="preserve"> </w:t>
      </w:r>
      <w:r w:rsidR="00C1514A" w:rsidRPr="007A147B">
        <w:rPr>
          <w:sz w:val="24"/>
          <w:szCs w:val="24"/>
        </w:rPr>
        <w:t>Thompson, R.</w:t>
      </w:r>
      <w:r w:rsidR="001A5EA8">
        <w:rPr>
          <w:sz w:val="24"/>
          <w:szCs w:val="24"/>
        </w:rPr>
        <w:t xml:space="preserve"> </w:t>
      </w:r>
      <w:r w:rsidR="00C1514A" w:rsidRPr="007A147B">
        <w:rPr>
          <w:sz w:val="24"/>
          <w:szCs w:val="24"/>
        </w:rPr>
        <w:t>C.; Olsen, Y.; Mitchell, R.</w:t>
      </w:r>
      <w:r w:rsidR="001A5EA8">
        <w:rPr>
          <w:sz w:val="24"/>
          <w:szCs w:val="24"/>
        </w:rPr>
        <w:t xml:space="preserve"> </w:t>
      </w:r>
      <w:r w:rsidR="00C1514A" w:rsidRPr="007A147B">
        <w:rPr>
          <w:sz w:val="24"/>
          <w:szCs w:val="24"/>
        </w:rPr>
        <w:t>P.; Davis, A.; Rowland, S.</w:t>
      </w:r>
      <w:r w:rsidR="001A5EA8">
        <w:rPr>
          <w:sz w:val="24"/>
          <w:szCs w:val="24"/>
        </w:rPr>
        <w:t xml:space="preserve"> </w:t>
      </w:r>
      <w:r w:rsidR="00C1514A" w:rsidRPr="007A147B">
        <w:rPr>
          <w:sz w:val="24"/>
          <w:szCs w:val="24"/>
        </w:rPr>
        <w:t>J.; John, A.</w:t>
      </w:r>
      <w:r w:rsidR="001A5EA8">
        <w:rPr>
          <w:sz w:val="24"/>
          <w:szCs w:val="24"/>
        </w:rPr>
        <w:t xml:space="preserve"> </w:t>
      </w:r>
      <w:r w:rsidR="00C1514A" w:rsidRPr="007A147B">
        <w:rPr>
          <w:sz w:val="24"/>
          <w:szCs w:val="24"/>
        </w:rPr>
        <w:t>W.</w:t>
      </w:r>
      <w:r w:rsidR="001A5EA8">
        <w:rPr>
          <w:sz w:val="24"/>
          <w:szCs w:val="24"/>
        </w:rPr>
        <w:t xml:space="preserve"> </w:t>
      </w:r>
      <w:r w:rsidR="00C1514A" w:rsidRPr="007A147B">
        <w:rPr>
          <w:sz w:val="24"/>
          <w:szCs w:val="24"/>
        </w:rPr>
        <w:t>G.; McGonigle, D.; Russel, A.</w:t>
      </w:r>
      <w:r w:rsidR="001A5EA8">
        <w:rPr>
          <w:sz w:val="24"/>
          <w:szCs w:val="24"/>
        </w:rPr>
        <w:t xml:space="preserve"> </w:t>
      </w:r>
      <w:r w:rsidR="00C1514A" w:rsidRPr="007A147B">
        <w:rPr>
          <w:sz w:val="24"/>
          <w:szCs w:val="24"/>
        </w:rPr>
        <w:t>E.</w:t>
      </w:r>
      <w:r w:rsidR="00E261B5" w:rsidRPr="007A147B">
        <w:rPr>
          <w:sz w:val="24"/>
          <w:szCs w:val="24"/>
        </w:rPr>
        <w:t xml:space="preserve"> Lost at Sea: Where Is All the Plastic? </w:t>
      </w:r>
      <w:r w:rsidR="00E261B5" w:rsidRPr="007A147B">
        <w:rPr>
          <w:i/>
          <w:iCs/>
          <w:sz w:val="24"/>
          <w:szCs w:val="24"/>
        </w:rPr>
        <w:t>Science</w:t>
      </w:r>
      <w:r w:rsidR="00E261B5" w:rsidRPr="007A147B">
        <w:rPr>
          <w:sz w:val="24"/>
          <w:szCs w:val="24"/>
        </w:rPr>
        <w:t xml:space="preserve"> </w:t>
      </w:r>
      <w:r w:rsidR="00E261B5" w:rsidRPr="007A147B">
        <w:rPr>
          <w:b/>
          <w:bCs/>
          <w:sz w:val="24"/>
          <w:szCs w:val="24"/>
        </w:rPr>
        <w:t>2024</w:t>
      </w:r>
      <w:r w:rsidR="007A147B" w:rsidRPr="007A147B">
        <w:rPr>
          <w:sz w:val="24"/>
          <w:szCs w:val="24"/>
        </w:rPr>
        <w:t xml:space="preserve">, </w:t>
      </w:r>
      <w:r w:rsidR="007A147B" w:rsidRPr="007A147B">
        <w:rPr>
          <w:i/>
          <w:iCs/>
          <w:sz w:val="24"/>
          <w:szCs w:val="24"/>
        </w:rPr>
        <w:t>304</w:t>
      </w:r>
      <w:r w:rsidR="007A147B" w:rsidRPr="007A147B">
        <w:rPr>
          <w:sz w:val="24"/>
          <w:szCs w:val="24"/>
        </w:rPr>
        <w:t>, 838.</w:t>
      </w:r>
    </w:p>
  </w:endnote>
  <w:endnote w:id="12">
    <w:p w14:paraId="0B7AE060" w14:textId="6124D3FD" w:rsidR="00277C03" w:rsidRPr="003C1EDC" w:rsidRDefault="00277C03">
      <w:pPr>
        <w:pStyle w:val="EndnoteText"/>
        <w:rPr>
          <w:b/>
          <w:highlight w:val="yellow"/>
        </w:rPr>
      </w:pPr>
      <w:r w:rsidRPr="00EF5C06">
        <w:rPr>
          <w:rStyle w:val="EndnoteReference"/>
        </w:rPr>
        <w:endnoteRef/>
      </w:r>
      <w:r w:rsidRPr="00EF5C06">
        <w:t xml:space="preserve"> </w:t>
      </w:r>
      <w:r w:rsidRPr="00EF5C06">
        <w:rPr>
          <w:sz w:val="24"/>
          <w:szCs w:val="24"/>
        </w:rPr>
        <w:t>Abbasi</w:t>
      </w:r>
      <w:r w:rsidR="005B760F" w:rsidRPr="00EF5C06">
        <w:rPr>
          <w:sz w:val="24"/>
          <w:szCs w:val="24"/>
        </w:rPr>
        <w:t xml:space="preserve">, A.; Sadeghi, P.; </w:t>
      </w:r>
      <w:r w:rsidR="0050469C" w:rsidRPr="00EF5C06">
        <w:rPr>
          <w:sz w:val="24"/>
          <w:szCs w:val="24"/>
        </w:rPr>
        <w:t>Abadi, Z.</w:t>
      </w:r>
      <w:r w:rsidR="001A5EA8">
        <w:rPr>
          <w:sz w:val="24"/>
          <w:szCs w:val="24"/>
        </w:rPr>
        <w:t xml:space="preserve"> </w:t>
      </w:r>
      <w:r w:rsidR="0050469C" w:rsidRPr="00EF5C06">
        <w:rPr>
          <w:sz w:val="24"/>
          <w:szCs w:val="24"/>
        </w:rPr>
        <w:t>T.</w:t>
      </w:r>
      <w:r w:rsidR="001A5EA8">
        <w:rPr>
          <w:sz w:val="24"/>
          <w:szCs w:val="24"/>
        </w:rPr>
        <w:t xml:space="preserve"> </w:t>
      </w:r>
      <w:r w:rsidR="0050469C" w:rsidRPr="00EF5C06">
        <w:rPr>
          <w:sz w:val="24"/>
          <w:szCs w:val="24"/>
        </w:rPr>
        <w:t xml:space="preserve">R. </w:t>
      </w:r>
      <w:r w:rsidR="003C1EDC" w:rsidRPr="00EF5C06">
        <w:rPr>
          <w:sz w:val="24"/>
          <w:szCs w:val="24"/>
        </w:rPr>
        <w:t>Characterization of microplastics in digestive tract of commercial fish species from the Oman Sea.</w:t>
      </w:r>
      <w:r w:rsidR="003C1EDC" w:rsidRPr="00EF5C06">
        <w:rPr>
          <w:i/>
          <w:iCs/>
          <w:sz w:val="24"/>
          <w:szCs w:val="24"/>
        </w:rPr>
        <w:t xml:space="preserve"> </w:t>
      </w:r>
      <w:bookmarkStart w:id="49" w:name="_Hlk159334854"/>
      <w:bookmarkStart w:id="50" w:name="_Hlk159331077"/>
      <w:r w:rsidR="00EF5C06" w:rsidRPr="00EF5C06">
        <w:rPr>
          <w:i/>
          <w:iCs/>
          <w:sz w:val="24"/>
          <w:szCs w:val="24"/>
        </w:rPr>
        <w:t>Mar. Pollut. Bull</w:t>
      </w:r>
      <w:bookmarkEnd w:id="49"/>
      <w:r w:rsidR="00EF5C06" w:rsidRPr="00EF5C06">
        <w:rPr>
          <w:sz w:val="24"/>
          <w:szCs w:val="24"/>
        </w:rPr>
        <w:t xml:space="preserve">. </w:t>
      </w:r>
      <w:r w:rsidR="00EF5C06" w:rsidRPr="00EF5C06">
        <w:rPr>
          <w:b/>
          <w:bCs/>
          <w:sz w:val="24"/>
          <w:szCs w:val="24"/>
        </w:rPr>
        <w:t>2023</w:t>
      </w:r>
      <w:r w:rsidR="00EF5C06" w:rsidRPr="00EF5C06">
        <w:rPr>
          <w:sz w:val="24"/>
          <w:szCs w:val="24"/>
        </w:rPr>
        <w:t xml:space="preserve">, </w:t>
      </w:r>
      <w:bookmarkEnd w:id="50"/>
      <w:r w:rsidR="00EF5C06" w:rsidRPr="00EF5C06">
        <w:rPr>
          <w:i/>
          <w:iCs/>
          <w:sz w:val="24"/>
          <w:szCs w:val="24"/>
        </w:rPr>
        <w:t>197</w:t>
      </w:r>
      <w:r w:rsidR="00EF5C06" w:rsidRPr="00EF5C06">
        <w:rPr>
          <w:sz w:val="24"/>
          <w:szCs w:val="24"/>
        </w:rPr>
        <w:t>, 115769.</w:t>
      </w:r>
    </w:p>
  </w:endnote>
  <w:endnote w:id="13">
    <w:p w14:paraId="11E7ABE9" w14:textId="197EE01A" w:rsidR="00277C03" w:rsidRPr="00E17F05" w:rsidRDefault="00277C03">
      <w:pPr>
        <w:pStyle w:val="EndnoteText"/>
      </w:pPr>
      <w:r w:rsidRPr="00784007">
        <w:rPr>
          <w:rStyle w:val="EndnoteReference"/>
        </w:rPr>
        <w:endnoteRef/>
      </w:r>
      <w:r w:rsidRPr="00784007">
        <w:t xml:space="preserve"> </w:t>
      </w:r>
      <w:r w:rsidRPr="00784007">
        <w:rPr>
          <w:sz w:val="24"/>
          <w:szCs w:val="24"/>
        </w:rPr>
        <w:t>Clark</w:t>
      </w:r>
      <w:r w:rsidR="00627070" w:rsidRPr="00784007">
        <w:rPr>
          <w:sz w:val="24"/>
          <w:szCs w:val="24"/>
        </w:rPr>
        <w:t>, L.; Allen, R.’ Botterell, Z.</w:t>
      </w:r>
      <w:r w:rsidR="001A5EA8">
        <w:rPr>
          <w:sz w:val="24"/>
          <w:szCs w:val="24"/>
        </w:rPr>
        <w:t xml:space="preserve"> </w:t>
      </w:r>
      <w:r w:rsidR="00627070" w:rsidRPr="00784007">
        <w:rPr>
          <w:sz w:val="24"/>
          <w:szCs w:val="24"/>
        </w:rPr>
        <w:t>L.</w:t>
      </w:r>
      <w:r w:rsidR="001A5EA8">
        <w:rPr>
          <w:sz w:val="24"/>
          <w:szCs w:val="24"/>
        </w:rPr>
        <w:t xml:space="preserve"> </w:t>
      </w:r>
      <w:r w:rsidR="00627070" w:rsidRPr="00784007">
        <w:rPr>
          <w:sz w:val="24"/>
          <w:szCs w:val="24"/>
        </w:rPr>
        <w:t>R.; Callejo, B.; Godley, B.</w:t>
      </w:r>
      <w:r w:rsidR="001A5EA8">
        <w:rPr>
          <w:sz w:val="24"/>
          <w:szCs w:val="24"/>
        </w:rPr>
        <w:t xml:space="preserve"> </w:t>
      </w:r>
      <w:r w:rsidR="00627070" w:rsidRPr="00784007">
        <w:rPr>
          <w:sz w:val="24"/>
          <w:szCs w:val="24"/>
        </w:rPr>
        <w:t>J.;</w:t>
      </w:r>
      <w:r w:rsidR="00BF18AF" w:rsidRPr="00784007">
        <w:rPr>
          <w:sz w:val="24"/>
          <w:szCs w:val="24"/>
        </w:rPr>
        <w:t xml:space="preserve"> Henry, C.; Santillo, D.; Nelms, </w:t>
      </w:r>
      <w:r w:rsidR="00BF18AF" w:rsidRPr="00E17F05">
        <w:rPr>
          <w:sz w:val="24"/>
          <w:szCs w:val="24"/>
        </w:rPr>
        <w:t>S.</w:t>
      </w:r>
      <w:r w:rsidR="001A5EA8">
        <w:rPr>
          <w:sz w:val="24"/>
          <w:szCs w:val="24"/>
        </w:rPr>
        <w:t xml:space="preserve"> </w:t>
      </w:r>
      <w:r w:rsidR="00BF18AF" w:rsidRPr="00E17F05">
        <w:rPr>
          <w:sz w:val="24"/>
          <w:szCs w:val="24"/>
        </w:rPr>
        <w:t xml:space="preserve">E. Using citizen science to understand floating plastic debris distribution and abundance: A case study from the North Cornish coast (United Kingdom). </w:t>
      </w:r>
      <w:r w:rsidR="00BF18AF" w:rsidRPr="00E17F05">
        <w:rPr>
          <w:i/>
          <w:iCs/>
          <w:sz w:val="24"/>
          <w:szCs w:val="24"/>
        </w:rPr>
        <w:t>Mar. Pollut. Bull</w:t>
      </w:r>
      <w:r w:rsidR="00BF18AF" w:rsidRPr="00E17F05">
        <w:rPr>
          <w:sz w:val="24"/>
          <w:szCs w:val="24"/>
        </w:rPr>
        <w:t xml:space="preserve">. </w:t>
      </w:r>
      <w:r w:rsidR="00BF18AF" w:rsidRPr="00E17F05">
        <w:rPr>
          <w:b/>
          <w:bCs/>
          <w:sz w:val="24"/>
          <w:szCs w:val="24"/>
        </w:rPr>
        <w:t>2023</w:t>
      </w:r>
      <w:r w:rsidR="00BF18AF" w:rsidRPr="00E17F05">
        <w:rPr>
          <w:sz w:val="24"/>
          <w:szCs w:val="24"/>
        </w:rPr>
        <w:t xml:space="preserve">, </w:t>
      </w:r>
      <w:r w:rsidR="00784007" w:rsidRPr="00E17F05">
        <w:rPr>
          <w:i/>
          <w:iCs/>
          <w:sz w:val="24"/>
          <w:szCs w:val="24"/>
        </w:rPr>
        <w:t>194</w:t>
      </w:r>
      <w:r w:rsidR="00784007" w:rsidRPr="00E17F05">
        <w:rPr>
          <w:sz w:val="24"/>
          <w:szCs w:val="24"/>
        </w:rPr>
        <w:t>, 115314.</w:t>
      </w:r>
    </w:p>
  </w:endnote>
  <w:endnote w:id="14">
    <w:p w14:paraId="67F6DA39" w14:textId="336804D6" w:rsidR="00277C03" w:rsidRPr="00CD3DAD" w:rsidRDefault="00277C03">
      <w:pPr>
        <w:pStyle w:val="EndnoteText"/>
        <w:rPr>
          <w:highlight w:val="yellow"/>
        </w:rPr>
      </w:pPr>
      <w:r w:rsidRPr="00E17F05">
        <w:rPr>
          <w:rStyle w:val="EndnoteReference"/>
        </w:rPr>
        <w:endnoteRef/>
      </w:r>
      <w:r w:rsidRPr="00E17F05">
        <w:t xml:space="preserve"> </w:t>
      </w:r>
      <w:r w:rsidRPr="00E17F05">
        <w:rPr>
          <w:sz w:val="24"/>
          <w:szCs w:val="24"/>
        </w:rPr>
        <w:t>Miserli</w:t>
      </w:r>
      <w:r w:rsidR="00784007" w:rsidRPr="00E17F05">
        <w:rPr>
          <w:sz w:val="24"/>
          <w:szCs w:val="24"/>
        </w:rPr>
        <w:t>, K.; Lykos, C.; Kalampounias, A.</w:t>
      </w:r>
      <w:r w:rsidR="001A5EA8">
        <w:rPr>
          <w:sz w:val="24"/>
          <w:szCs w:val="24"/>
        </w:rPr>
        <w:t xml:space="preserve"> </w:t>
      </w:r>
      <w:r w:rsidR="00784007" w:rsidRPr="00E17F05">
        <w:rPr>
          <w:sz w:val="24"/>
          <w:szCs w:val="24"/>
        </w:rPr>
        <w:t xml:space="preserve">G.; Konstantinou, I. </w:t>
      </w:r>
      <w:r w:rsidR="00E17F05" w:rsidRPr="00E17F05">
        <w:rPr>
          <w:sz w:val="24"/>
          <w:szCs w:val="24"/>
        </w:rPr>
        <w:t xml:space="preserve">Screening of Microplastics in Aquaculture Systems (Fish, Mussel, and Water Samples) by FTIR, Scanning Electron Microscopy–Energy Dispersive Spectroscopy and Micro-Raman Spectroscopies. </w:t>
      </w:r>
      <w:r w:rsidR="00E17F05" w:rsidRPr="00E17F05">
        <w:rPr>
          <w:i/>
          <w:iCs/>
          <w:sz w:val="24"/>
          <w:szCs w:val="24"/>
        </w:rPr>
        <w:t>Appl. Sci</w:t>
      </w:r>
      <w:r w:rsidR="00E17F05" w:rsidRPr="00E17F05">
        <w:rPr>
          <w:sz w:val="24"/>
          <w:szCs w:val="24"/>
        </w:rPr>
        <w:t xml:space="preserve">. </w:t>
      </w:r>
      <w:r w:rsidR="00E17F05" w:rsidRPr="00E17F05">
        <w:rPr>
          <w:b/>
          <w:bCs/>
          <w:sz w:val="24"/>
          <w:szCs w:val="24"/>
        </w:rPr>
        <w:t>2023</w:t>
      </w:r>
      <w:r w:rsidR="00E17F05" w:rsidRPr="00E17F05">
        <w:rPr>
          <w:sz w:val="24"/>
          <w:szCs w:val="24"/>
        </w:rPr>
        <w:t xml:space="preserve">, </w:t>
      </w:r>
      <w:r w:rsidR="00E17F05" w:rsidRPr="00E17F05">
        <w:rPr>
          <w:i/>
          <w:iCs/>
          <w:sz w:val="24"/>
          <w:szCs w:val="24"/>
        </w:rPr>
        <w:t>13</w:t>
      </w:r>
      <w:r w:rsidR="00E17F05" w:rsidRPr="00E17F05">
        <w:rPr>
          <w:sz w:val="24"/>
          <w:szCs w:val="24"/>
        </w:rPr>
        <w:t>, 9705.</w:t>
      </w:r>
    </w:p>
  </w:endnote>
  <w:endnote w:id="15">
    <w:p w14:paraId="62B1C56B" w14:textId="5940E5E4" w:rsidR="008A4A40" w:rsidRPr="00F151EE" w:rsidRDefault="008A4A40" w:rsidP="008A4A40">
      <w:pPr>
        <w:pStyle w:val="EndnoteText"/>
        <w:rPr>
          <w:sz w:val="24"/>
          <w:szCs w:val="24"/>
          <w:highlight w:val="yellow"/>
        </w:rPr>
      </w:pPr>
      <w:r w:rsidRPr="00F151EE">
        <w:rPr>
          <w:rStyle w:val="EndnoteReference"/>
        </w:rPr>
        <w:endnoteRef/>
      </w:r>
      <w:r w:rsidRPr="00F151EE">
        <w:t xml:space="preserve"> </w:t>
      </w:r>
      <w:r w:rsidRPr="00F151EE">
        <w:rPr>
          <w:sz w:val="24"/>
          <w:szCs w:val="24"/>
        </w:rPr>
        <w:t>Renner, G.; Schmidt, T.</w:t>
      </w:r>
      <w:r>
        <w:rPr>
          <w:sz w:val="24"/>
          <w:szCs w:val="24"/>
        </w:rPr>
        <w:t xml:space="preserve"> </w:t>
      </w:r>
      <w:r w:rsidRPr="00F151EE">
        <w:rPr>
          <w:sz w:val="24"/>
          <w:szCs w:val="24"/>
        </w:rPr>
        <w:t xml:space="preserve">C.; Schram, J. A New Chemometric Approach for Automatic Identification of Microplastics from Environmental Compartments Based on FT-IR Spectroscopy. </w:t>
      </w:r>
      <w:r w:rsidRPr="00F151EE">
        <w:rPr>
          <w:i/>
          <w:iCs/>
          <w:sz w:val="24"/>
          <w:szCs w:val="24"/>
        </w:rPr>
        <w:t>Anal. Chem</w:t>
      </w:r>
      <w:r w:rsidRPr="00F151EE">
        <w:rPr>
          <w:sz w:val="24"/>
          <w:szCs w:val="24"/>
        </w:rPr>
        <w:t xml:space="preserve">. </w:t>
      </w:r>
      <w:r w:rsidRPr="00F151EE">
        <w:rPr>
          <w:b/>
          <w:bCs/>
          <w:sz w:val="24"/>
          <w:szCs w:val="24"/>
        </w:rPr>
        <w:t>2017</w:t>
      </w:r>
      <w:r w:rsidRPr="00F151EE">
        <w:rPr>
          <w:sz w:val="24"/>
          <w:szCs w:val="24"/>
        </w:rPr>
        <w:t xml:space="preserve">, </w:t>
      </w:r>
      <w:r w:rsidRPr="00F151EE">
        <w:rPr>
          <w:i/>
          <w:iCs/>
          <w:sz w:val="24"/>
          <w:szCs w:val="24"/>
        </w:rPr>
        <w:t>89</w:t>
      </w:r>
      <w:r w:rsidRPr="00F151EE">
        <w:rPr>
          <w:sz w:val="24"/>
          <w:szCs w:val="24"/>
        </w:rPr>
        <w:t>, 12045</w:t>
      </w:r>
      <w:ins w:id="57" w:author="Clough, Madeline" w:date="2024-04-30T10:51:00Z">
        <w:r w:rsidR="001C0996">
          <w:rPr>
            <w:rFonts w:cs="Times"/>
          </w:rPr>
          <w:t>–</w:t>
        </w:r>
      </w:ins>
      <w:del w:id="58" w:author="Clough, Madeline" w:date="2024-04-30T10:51:00Z">
        <w:r w:rsidRPr="00F151EE" w:rsidDel="001C0996">
          <w:rPr>
            <w:sz w:val="24"/>
            <w:szCs w:val="24"/>
          </w:rPr>
          <w:delText>—</w:delText>
        </w:r>
      </w:del>
      <w:r w:rsidRPr="00F151EE">
        <w:rPr>
          <w:sz w:val="24"/>
          <w:szCs w:val="24"/>
        </w:rPr>
        <w:t xml:space="preserve">12053. </w:t>
      </w:r>
    </w:p>
  </w:endnote>
  <w:endnote w:id="16">
    <w:p w14:paraId="1BAD902F" w14:textId="58FCD1F3" w:rsidR="00D71273" w:rsidRPr="00F151EE" w:rsidRDefault="00D71273">
      <w:pPr>
        <w:pStyle w:val="EndnoteText"/>
        <w:rPr>
          <w:sz w:val="24"/>
          <w:szCs w:val="24"/>
          <w:highlight w:val="yellow"/>
        </w:rPr>
      </w:pPr>
      <w:r w:rsidRPr="0075124E">
        <w:rPr>
          <w:rStyle w:val="EndnoteReference"/>
        </w:rPr>
        <w:endnoteRef/>
      </w:r>
      <w:r w:rsidRPr="0075124E">
        <w:t xml:space="preserve"> </w:t>
      </w:r>
      <w:r w:rsidRPr="0075124E">
        <w:rPr>
          <w:sz w:val="24"/>
          <w:szCs w:val="24"/>
        </w:rPr>
        <w:t>Lopez-Rosales</w:t>
      </w:r>
      <w:r w:rsidR="000D7A3D" w:rsidRPr="0075124E">
        <w:rPr>
          <w:sz w:val="24"/>
          <w:szCs w:val="24"/>
        </w:rPr>
        <w:t>, A.; Ferreiro, B.; Andrade, J.; Ferndandez-Amad</w:t>
      </w:r>
      <w:r w:rsidR="00616D9C" w:rsidRPr="0075124E">
        <w:rPr>
          <w:sz w:val="24"/>
          <w:szCs w:val="24"/>
        </w:rPr>
        <w:t>o, M.;</w:t>
      </w:r>
      <w:r w:rsidR="002B7AB7" w:rsidRPr="0075124E">
        <w:rPr>
          <w:sz w:val="24"/>
          <w:szCs w:val="24"/>
        </w:rPr>
        <w:t xml:space="preserve"> Gonzalez-Pleiter, M.; </w:t>
      </w:r>
      <w:r w:rsidR="000C2731" w:rsidRPr="0075124E">
        <w:rPr>
          <w:sz w:val="24"/>
          <w:szCs w:val="24"/>
        </w:rPr>
        <w:t xml:space="preserve">Lopez-Mahia, P.; Rosal, R.; Muniategui-Lorenzo, S. </w:t>
      </w:r>
      <w:r w:rsidR="000C2731" w:rsidRPr="000C2731">
        <w:rPr>
          <w:sz w:val="24"/>
          <w:szCs w:val="24"/>
        </w:rPr>
        <w:t>A reliable method to determine airborne microplastics using quantum cascade laser infrared spectrometry</w:t>
      </w:r>
      <w:r w:rsidR="000C2731">
        <w:rPr>
          <w:sz w:val="24"/>
          <w:szCs w:val="24"/>
        </w:rPr>
        <w:t xml:space="preserve">. </w:t>
      </w:r>
      <w:r w:rsidR="0075124E" w:rsidRPr="0075124E">
        <w:rPr>
          <w:i/>
          <w:iCs/>
          <w:sz w:val="24"/>
          <w:szCs w:val="24"/>
        </w:rPr>
        <w:t>Sci. Total Environ</w:t>
      </w:r>
      <w:r w:rsidR="0075124E" w:rsidRPr="0075124E">
        <w:rPr>
          <w:sz w:val="24"/>
          <w:szCs w:val="24"/>
        </w:rPr>
        <w:t>.</w:t>
      </w:r>
      <w:r w:rsidR="0075124E">
        <w:rPr>
          <w:sz w:val="24"/>
          <w:szCs w:val="24"/>
        </w:rPr>
        <w:t xml:space="preserve"> </w:t>
      </w:r>
      <w:r w:rsidR="0075124E" w:rsidRPr="0075124E">
        <w:rPr>
          <w:b/>
          <w:bCs/>
          <w:sz w:val="24"/>
          <w:szCs w:val="24"/>
        </w:rPr>
        <w:t>2024</w:t>
      </w:r>
      <w:r w:rsidR="0075124E">
        <w:rPr>
          <w:sz w:val="24"/>
          <w:szCs w:val="24"/>
        </w:rPr>
        <w:t xml:space="preserve">, </w:t>
      </w:r>
      <w:r w:rsidR="0075124E" w:rsidRPr="0075124E">
        <w:rPr>
          <w:i/>
          <w:iCs/>
          <w:sz w:val="24"/>
          <w:szCs w:val="24"/>
        </w:rPr>
        <w:t>913</w:t>
      </w:r>
      <w:r w:rsidR="0075124E">
        <w:rPr>
          <w:sz w:val="24"/>
          <w:szCs w:val="24"/>
        </w:rPr>
        <w:t>, 169678.</w:t>
      </w:r>
    </w:p>
  </w:endnote>
  <w:endnote w:id="17">
    <w:p w14:paraId="18A77E11" w14:textId="6A9A36D5" w:rsidR="00F42293" w:rsidRPr="00AC0678" w:rsidRDefault="00F42293">
      <w:pPr>
        <w:pStyle w:val="EndnoteText"/>
      </w:pPr>
      <w:r w:rsidRPr="005F26A8">
        <w:rPr>
          <w:rStyle w:val="EndnoteReference"/>
        </w:rPr>
        <w:endnoteRef/>
      </w:r>
      <w:r w:rsidRPr="005F26A8">
        <w:t xml:space="preserve"> </w:t>
      </w:r>
      <w:r w:rsidRPr="00AC0678">
        <w:rPr>
          <w:sz w:val="24"/>
          <w:szCs w:val="24"/>
        </w:rPr>
        <w:t>Jung</w:t>
      </w:r>
      <w:r w:rsidR="005F26A8" w:rsidRPr="00AC0678">
        <w:rPr>
          <w:sz w:val="24"/>
          <w:szCs w:val="24"/>
        </w:rPr>
        <w:t>, M.</w:t>
      </w:r>
      <w:r w:rsidR="001A5EA8" w:rsidRPr="00AC0678">
        <w:rPr>
          <w:sz w:val="24"/>
          <w:szCs w:val="24"/>
        </w:rPr>
        <w:t xml:space="preserve"> </w:t>
      </w:r>
      <w:r w:rsidR="005F26A8" w:rsidRPr="00AC0678">
        <w:rPr>
          <w:sz w:val="24"/>
          <w:szCs w:val="24"/>
        </w:rPr>
        <w:t>R.;</w:t>
      </w:r>
      <w:r w:rsidR="001A5EA8" w:rsidRPr="00AC0678">
        <w:rPr>
          <w:sz w:val="24"/>
          <w:szCs w:val="24"/>
        </w:rPr>
        <w:t xml:space="preserve"> </w:t>
      </w:r>
      <w:r w:rsidR="00F42F00" w:rsidRPr="00AC0678">
        <w:rPr>
          <w:sz w:val="24"/>
          <w:szCs w:val="24"/>
        </w:rPr>
        <w:t xml:space="preserve">Horgen, D. F.; Orski, S. V.; Rodriguez, V. C.; Beers, K. L.; Balazs, G. H.; Jones, T. T.; Work, T. M.; Brignac, K. C.; Royer, S. J.; Hyrenback, D. K.; </w:t>
      </w:r>
      <w:r w:rsidR="001507D9" w:rsidRPr="00AC0678">
        <w:rPr>
          <w:sz w:val="24"/>
          <w:szCs w:val="24"/>
        </w:rPr>
        <w:t xml:space="preserve">Jensen, B. A.; Lynch, J. M. </w:t>
      </w:r>
      <w:r w:rsidR="00AC0678" w:rsidRPr="00AC0678">
        <w:rPr>
          <w:sz w:val="24"/>
          <w:szCs w:val="24"/>
        </w:rPr>
        <w:t xml:space="preserve">Validation of ATR FT-IR to identify polymers of plastic marine debris, including those ingested by marine organisms. </w:t>
      </w:r>
      <w:r w:rsidR="00AC0678" w:rsidRPr="00AC0678">
        <w:rPr>
          <w:i/>
          <w:iCs/>
          <w:sz w:val="24"/>
          <w:szCs w:val="24"/>
        </w:rPr>
        <w:t xml:space="preserve">Mar. Pollut. Bull. </w:t>
      </w:r>
      <w:r w:rsidR="00AC0678" w:rsidRPr="00AC0678">
        <w:rPr>
          <w:b/>
          <w:bCs/>
          <w:sz w:val="24"/>
          <w:szCs w:val="24"/>
        </w:rPr>
        <w:t>2018</w:t>
      </w:r>
      <w:r w:rsidR="00AC0678" w:rsidRPr="00AC0678">
        <w:rPr>
          <w:sz w:val="24"/>
          <w:szCs w:val="24"/>
        </w:rPr>
        <w:t xml:space="preserve">, </w:t>
      </w:r>
      <w:r w:rsidR="00AC0678" w:rsidRPr="00AC0678">
        <w:rPr>
          <w:i/>
          <w:iCs/>
          <w:sz w:val="24"/>
          <w:szCs w:val="24"/>
        </w:rPr>
        <w:t>127</w:t>
      </w:r>
      <w:r w:rsidR="00AC0678" w:rsidRPr="00AC0678">
        <w:rPr>
          <w:sz w:val="24"/>
          <w:szCs w:val="24"/>
        </w:rPr>
        <w:t>, 704</w:t>
      </w:r>
      <w:ins w:id="65" w:author="Clough, Madeline" w:date="2024-04-30T10:51:00Z">
        <w:r w:rsidR="001C0996">
          <w:rPr>
            <w:rFonts w:cs="Times"/>
          </w:rPr>
          <w:t>–</w:t>
        </w:r>
      </w:ins>
      <w:del w:id="66" w:author="Clough, Madeline" w:date="2024-04-30T10:51:00Z">
        <w:r w:rsidR="00AC0678" w:rsidRPr="00AC0678" w:rsidDel="001C0996">
          <w:rPr>
            <w:sz w:val="24"/>
            <w:szCs w:val="24"/>
          </w:rPr>
          <w:delText>—</w:delText>
        </w:r>
      </w:del>
      <w:r w:rsidR="00AC0678" w:rsidRPr="00AC0678">
        <w:rPr>
          <w:sz w:val="24"/>
          <w:szCs w:val="24"/>
        </w:rPr>
        <w:t xml:space="preserve">716. </w:t>
      </w:r>
    </w:p>
  </w:endnote>
  <w:endnote w:id="18">
    <w:p w14:paraId="7F78D7C5" w14:textId="109B9130" w:rsidR="00F42293" w:rsidRPr="00EB463C" w:rsidRDefault="00F42293">
      <w:pPr>
        <w:pStyle w:val="EndnoteText"/>
        <w:rPr>
          <w:sz w:val="24"/>
          <w:szCs w:val="24"/>
        </w:rPr>
      </w:pPr>
      <w:r w:rsidRPr="005F26A8">
        <w:rPr>
          <w:rStyle w:val="EndnoteReference"/>
        </w:rPr>
        <w:endnoteRef/>
      </w:r>
      <w:r w:rsidRPr="005F26A8">
        <w:t xml:space="preserve"> </w:t>
      </w:r>
      <w:r w:rsidR="00F72E3A" w:rsidRPr="00EB463C">
        <w:rPr>
          <w:sz w:val="24"/>
          <w:szCs w:val="24"/>
        </w:rPr>
        <w:t xml:space="preserve">Primpke, S.; Lorenz, C.; Rascher-Friesenhausen, R.; Gerdts, G. </w:t>
      </w:r>
      <w:r w:rsidR="005E7E77" w:rsidRPr="00EB463C">
        <w:rPr>
          <w:sz w:val="24"/>
          <w:szCs w:val="24"/>
        </w:rPr>
        <w:t xml:space="preserve">An automated approach for microplastics analysis using focal plane array (FPA) FTIR microscopy and image analysis. </w:t>
      </w:r>
      <w:r w:rsidR="007A5BBA" w:rsidRPr="00EB463C">
        <w:rPr>
          <w:i/>
          <w:iCs/>
          <w:sz w:val="24"/>
          <w:szCs w:val="24"/>
        </w:rPr>
        <w:t>Anal. Methods</w:t>
      </w:r>
      <w:r w:rsidR="006F15A7" w:rsidRPr="00EB463C">
        <w:rPr>
          <w:sz w:val="24"/>
          <w:szCs w:val="24"/>
        </w:rPr>
        <w:t xml:space="preserve"> </w:t>
      </w:r>
      <w:r w:rsidR="006F15A7" w:rsidRPr="00EB463C">
        <w:rPr>
          <w:b/>
          <w:bCs/>
          <w:sz w:val="24"/>
          <w:szCs w:val="24"/>
        </w:rPr>
        <w:t>2017</w:t>
      </w:r>
      <w:r w:rsidR="006F15A7" w:rsidRPr="00EB463C">
        <w:rPr>
          <w:sz w:val="24"/>
          <w:szCs w:val="24"/>
        </w:rPr>
        <w:t xml:space="preserve">, </w:t>
      </w:r>
      <w:r w:rsidR="006F15A7" w:rsidRPr="00EB463C">
        <w:rPr>
          <w:i/>
          <w:iCs/>
          <w:sz w:val="24"/>
          <w:szCs w:val="24"/>
        </w:rPr>
        <w:t>9</w:t>
      </w:r>
      <w:r w:rsidR="006F15A7" w:rsidRPr="00EB463C">
        <w:rPr>
          <w:sz w:val="24"/>
          <w:szCs w:val="24"/>
        </w:rPr>
        <w:t xml:space="preserve">, </w:t>
      </w:r>
      <w:r w:rsidR="00EB463C" w:rsidRPr="00EB463C">
        <w:rPr>
          <w:sz w:val="24"/>
          <w:szCs w:val="24"/>
        </w:rPr>
        <w:t>1499</w:t>
      </w:r>
      <w:ins w:id="67" w:author="Clough, Madeline" w:date="2024-04-30T10:51:00Z">
        <w:r w:rsidR="001C0996">
          <w:rPr>
            <w:rFonts w:cs="Times"/>
          </w:rPr>
          <w:t>–</w:t>
        </w:r>
      </w:ins>
      <w:del w:id="68" w:author="Clough, Madeline" w:date="2024-04-30T10:51:00Z">
        <w:r w:rsidR="00EB463C" w:rsidRPr="001C0996" w:rsidDel="001C0996">
          <w:rPr>
            <w:sz w:val="24"/>
            <w:szCs w:val="24"/>
          </w:rPr>
          <w:delText>—</w:delText>
        </w:r>
      </w:del>
      <w:r w:rsidR="00EB463C" w:rsidRPr="00EB463C">
        <w:rPr>
          <w:sz w:val="24"/>
          <w:szCs w:val="24"/>
        </w:rPr>
        <w:t>1511.</w:t>
      </w:r>
    </w:p>
  </w:endnote>
  <w:endnote w:id="19">
    <w:p w14:paraId="07F6EF05" w14:textId="0951F0FC" w:rsidR="00F42293" w:rsidRPr="005F26A8" w:rsidRDefault="00F42293">
      <w:pPr>
        <w:pStyle w:val="EndnoteText"/>
      </w:pPr>
      <w:r w:rsidRPr="005F26A8">
        <w:rPr>
          <w:rStyle w:val="EndnoteReference"/>
        </w:rPr>
        <w:endnoteRef/>
      </w:r>
      <w:r w:rsidRPr="005F26A8">
        <w:t xml:space="preserve"> </w:t>
      </w:r>
      <w:r w:rsidRPr="0089662B">
        <w:rPr>
          <w:sz w:val="24"/>
          <w:szCs w:val="24"/>
        </w:rPr>
        <w:t>Primpke</w:t>
      </w:r>
      <w:r w:rsidR="00D64654" w:rsidRPr="0089662B">
        <w:rPr>
          <w:sz w:val="24"/>
          <w:szCs w:val="24"/>
        </w:rPr>
        <w:t>, S.; Wirth, M.; Lorenz, C.; Gerdts, G.</w:t>
      </w:r>
      <w:r w:rsidR="0089662B" w:rsidRPr="0089662B">
        <w:rPr>
          <w:sz w:val="24"/>
          <w:szCs w:val="24"/>
        </w:rPr>
        <w:t xml:space="preserve"> Reference database design for the automated analysis of microplastic samples based on Fourier transform infrared (FTIR) spectroscopy. </w:t>
      </w:r>
      <w:bookmarkStart w:id="69" w:name="_Hlk159337595"/>
      <w:r w:rsidR="0089662B" w:rsidRPr="0052191E">
        <w:rPr>
          <w:i/>
          <w:iCs/>
          <w:sz w:val="24"/>
          <w:szCs w:val="24"/>
        </w:rPr>
        <w:t>Anal. Bioanal. Chem.</w:t>
      </w:r>
      <w:bookmarkEnd w:id="69"/>
      <w:r w:rsidR="0089662B" w:rsidRPr="0089662B">
        <w:rPr>
          <w:sz w:val="24"/>
          <w:szCs w:val="24"/>
        </w:rPr>
        <w:t xml:space="preserve"> </w:t>
      </w:r>
      <w:r w:rsidR="0089662B" w:rsidRPr="0052191E">
        <w:rPr>
          <w:b/>
          <w:bCs/>
          <w:sz w:val="24"/>
          <w:szCs w:val="24"/>
        </w:rPr>
        <w:t>2018</w:t>
      </w:r>
      <w:r w:rsidR="0089662B">
        <w:rPr>
          <w:sz w:val="24"/>
          <w:szCs w:val="24"/>
        </w:rPr>
        <w:t>,</w:t>
      </w:r>
      <w:r w:rsidR="0089662B" w:rsidRPr="0089662B">
        <w:rPr>
          <w:sz w:val="24"/>
          <w:szCs w:val="24"/>
        </w:rPr>
        <w:t xml:space="preserve"> </w:t>
      </w:r>
      <w:r w:rsidR="0089662B" w:rsidRPr="0052191E">
        <w:rPr>
          <w:i/>
          <w:iCs/>
          <w:sz w:val="24"/>
          <w:szCs w:val="24"/>
        </w:rPr>
        <w:t>410</w:t>
      </w:r>
      <w:r w:rsidR="0089662B">
        <w:rPr>
          <w:sz w:val="24"/>
          <w:szCs w:val="24"/>
        </w:rPr>
        <w:t>,</w:t>
      </w:r>
      <w:r w:rsidR="0089662B" w:rsidRPr="0089662B">
        <w:rPr>
          <w:sz w:val="24"/>
          <w:szCs w:val="24"/>
        </w:rPr>
        <w:t xml:space="preserve"> 5131</w:t>
      </w:r>
      <w:ins w:id="70" w:author="Clough, Madeline" w:date="2024-04-30T10:51:00Z">
        <w:r w:rsidR="001C0996">
          <w:rPr>
            <w:rFonts w:cs="Times"/>
          </w:rPr>
          <w:t>–</w:t>
        </w:r>
      </w:ins>
      <w:del w:id="71" w:author="Clough, Madeline" w:date="2024-04-30T10:51:00Z">
        <w:r w:rsidR="0089662B" w:rsidRPr="0089662B" w:rsidDel="001C0996">
          <w:rPr>
            <w:sz w:val="24"/>
            <w:szCs w:val="24"/>
          </w:rPr>
          <w:delText>—</w:delText>
        </w:r>
      </w:del>
      <w:r w:rsidR="0089662B" w:rsidRPr="0089662B">
        <w:rPr>
          <w:sz w:val="24"/>
          <w:szCs w:val="24"/>
        </w:rPr>
        <w:t>5141.</w:t>
      </w:r>
    </w:p>
  </w:endnote>
  <w:endnote w:id="20">
    <w:p w14:paraId="13B600EE" w14:textId="7D5AC7A9" w:rsidR="008D7A04" w:rsidRPr="005F26A8" w:rsidRDefault="008D7A04">
      <w:pPr>
        <w:pStyle w:val="EndnoteText"/>
      </w:pPr>
      <w:r w:rsidRPr="005F26A8">
        <w:rPr>
          <w:rStyle w:val="EndnoteReference"/>
        </w:rPr>
        <w:endnoteRef/>
      </w:r>
      <w:r w:rsidRPr="005F26A8">
        <w:t xml:space="preserve"> </w:t>
      </w:r>
      <w:r w:rsidRPr="00EC6DBF">
        <w:rPr>
          <w:sz w:val="24"/>
          <w:szCs w:val="24"/>
        </w:rPr>
        <w:t>Choy</w:t>
      </w:r>
      <w:r w:rsidR="009C6E2A" w:rsidRPr="00EC6DBF">
        <w:rPr>
          <w:sz w:val="24"/>
          <w:szCs w:val="24"/>
        </w:rPr>
        <w:t xml:space="preserve">, C. A.; Robinson, B. H.; Gagne, T. O.; Erwin, B.; Firl, E.; Halden, R. U.; Hamilton, J. A.; Katija, K.; Lisin, S. E.; Rolsky, C.; Van Houtan, K. S. </w:t>
      </w:r>
      <w:r w:rsidR="00C773AC" w:rsidRPr="00EC6DBF">
        <w:rPr>
          <w:sz w:val="24"/>
          <w:szCs w:val="24"/>
        </w:rPr>
        <w:t>The vertical distribution and biological transport of marine microplastics across the epipelagic and mesopelagic water column</w:t>
      </w:r>
      <w:r w:rsidR="00C773AC" w:rsidRPr="00EC6DBF">
        <w:rPr>
          <w:i/>
          <w:iCs/>
          <w:sz w:val="24"/>
          <w:szCs w:val="24"/>
        </w:rPr>
        <w:t>. Sci. Rep</w:t>
      </w:r>
      <w:r w:rsidR="00C773AC" w:rsidRPr="00EC6DBF">
        <w:rPr>
          <w:sz w:val="24"/>
          <w:szCs w:val="24"/>
        </w:rPr>
        <w:t>.</w:t>
      </w:r>
      <w:r w:rsidR="00EC6DBF" w:rsidRPr="00EC6DBF">
        <w:rPr>
          <w:sz w:val="24"/>
          <w:szCs w:val="24"/>
        </w:rPr>
        <w:t xml:space="preserve"> </w:t>
      </w:r>
      <w:r w:rsidR="00EC6DBF" w:rsidRPr="00EC6DBF">
        <w:rPr>
          <w:b/>
          <w:bCs/>
          <w:sz w:val="24"/>
          <w:szCs w:val="24"/>
        </w:rPr>
        <w:t>2019</w:t>
      </w:r>
      <w:r w:rsidR="00EC6DBF" w:rsidRPr="00EC6DBF">
        <w:rPr>
          <w:sz w:val="24"/>
          <w:szCs w:val="24"/>
        </w:rPr>
        <w:t xml:space="preserve">, </w:t>
      </w:r>
      <w:r w:rsidR="00EC6DBF" w:rsidRPr="00EC6DBF">
        <w:rPr>
          <w:i/>
          <w:iCs/>
          <w:sz w:val="24"/>
          <w:szCs w:val="24"/>
        </w:rPr>
        <w:t>9</w:t>
      </w:r>
      <w:r w:rsidR="00EC6DBF" w:rsidRPr="00EC6DBF">
        <w:rPr>
          <w:sz w:val="24"/>
          <w:szCs w:val="24"/>
        </w:rPr>
        <w:t>, 7483.</w:t>
      </w:r>
    </w:p>
  </w:endnote>
  <w:endnote w:id="21">
    <w:p w14:paraId="25C0EA5A" w14:textId="4564CC9D" w:rsidR="008D7A04" w:rsidRPr="005858ED" w:rsidRDefault="008D7A04">
      <w:pPr>
        <w:pStyle w:val="EndnoteText"/>
        <w:rPr>
          <w:sz w:val="24"/>
          <w:szCs w:val="24"/>
        </w:rPr>
      </w:pPr>
      <w:r w:rsidRPr="005F26A8">
        <w:rPr>
          <w:rStyle w:val="EndnoteReference"/>
        </w:rPr>
        <w:endnoteRef/>
      </w:r>
      <w:r w:rsidRPr="005F26A8">
        <w:t xml:space="preserve"> </w:t>
      </w:r>
      <w:r w:rsidRPr="005858ED">
        <w:rPr>
          <w:sz w:val="24"/>
          <w:szCs w:val="24"/>
        </w:rPr>
        <w:t>Morgado</w:t>
      </w:r>
      <w:r w:rsidR="00E25C15" w:rsidRPr="005858ED">
        <w:rPr>
          <w:sz w:val="24"/>
          <w:szCs w:val="24"/>
        </w:rPr>
        <w:t>, V.; Palma, C.; Bettencourt da Silva, R. J. N.</w:t>
      </w:r>
      <w:r w:rsidR="005858ED" w:rsidRPr="005858ED">
        <w:rPr>
          <w:sz w:val="24"/>
          <w:szCs w:val="24"/>
        </w:rPr>
        <w:t xml:space="preserve"> Microplastics identification by infrared spectroscopy – Evaluation of identification criteria and uncertainty by the Bootstrap method. </w:t>
      </w:r>
      <w:r w:rsidR="005858ED" w:rsidRPr="005858ED">
        <w:rPr>
          <w:i/>
          <w:iCs/>
          <w:sz w:val="24"/>
          <w:szCs w:val="24"/>
        </w:rPr>
        <w:t>Talanta</w:t>
      </w:r>
      <w:r w:rsidR="005858ED" w:rsidRPr="005858ED">
        <w:rPr>
          <w:sz w:val="24"/>
          <w:szCs w:val="24"/>
        </w:rPr>
        <w:t xml:space="preserve"> </w:t>
      </w:r>
      <w:r w:rsidR="005858ED" w:rsidRPr="005858ED">
        <w:rPr>
          <w:b/>
          <w:bCs/>
          <w:sz w:val="24"/>
          <w:szCs w:val="24"/>
        </w:rPr>
        <w:t>2021</w:t>
      </w:r>
      <w:r w:rsidR="005858ED" w:rsidRPr="005858ED">
        <w:rPr>
          <w:sz w:val="24"/>
          <w:szCs w:val="24"/>
        </w:rPr>
        <w:t xml:space="preserve">, </w:t>
      </w:r>
      <w:r w:rsidR="005858ED" w:rsidRPr="005858ED">
        <w:rPr>
          <w:i/>
          <w:iCs/>
          <w:sz w:val="24"/>
          <w:szCs w:val="24"/>
        </w:rPr>
        <w:t>224</w:t>
      </w:r>
      <w:r w:rsidR="005858ED" w:rsidRPr="005858ED">
        <w:rPr>
          <w:sz w:val="24"/>
          <w:szCs w:val="24"/>
        </w:rPr>
        <w:t>, 121814.</w:t>
      </w:r>
    </w:p>
  </w:endnote>
  <w:endnote w:id="22">
    <w:p w14:paraId="6AA6CD3B" w14:textId="121A4C28" w:rsidR="009C3374" w:rsidRPr="006259B1" w:rsidRDefault="009C3374">
      <w:pPr>
        <w:pStyle w:val="EndnoteText"/>
      </w:pPr>
      <w:r w:rsidRPr="006259B1">
        <w:rPr>
          <w:rStyle w:val="EndnoteReference"/>
        </w:rPr>
        <w:endnoteRef/>
      </w:r>
      <w:r w:rsidRPr="006259B1">
        <w:t xml:space="preserve"> </w:t>
      </w:r>
      <w:r w:rsidRPr="006259B1">
        <w:rPr>
          <w:sz w:val="24"/>
          <w:szCs w:val="24"/>
        </w:rPr>
        <w:t>Akdogan</w:t>
      </w:r>
      <w:r w:rsidR="00DC6616" w:rsidRPr="006259B1">
        <w:rPr>
          <w:sz w:val="24"/>
          <w:szCs w:val="24"/>
        </w:rPr>
        <w:t>, Z.</w:t>
      </w:r>
      <w:r w:rsidR="00E90D4E" w:rsidRPr="006259B1">
        <w:rPr>
          <w:sz w:val="24"/>
          <w:szCs w:val="24"/>
        </w:rPr>
        <w:t>;</w:t>
      </w:r>
      <w:r w:rsidR="00DC6616" w:rsidRPr="006259B1">
        <w:rPr>
          <w:sz w:val="24"/>
          <w:szCs w:val="24"/>
        </w:rPr>
        <w:t xml:space="preserve"> Guven, B. </w:t>
      </w:r>
      <w:r w:rsidR="00E90D4E" w:rsidRPr="006259B1">
        <w:rPr>
          <w:sz w:val="24"/>
          <w:szCs w:val="24"/>
        </w:rPr>
        <w:t xml:space="preserve">Microplastics in the environment: A critical review of current understanding and identification of future research needs. </w:t>
      </w:r>
      <w:r w:rsidR="00E90D4E" w:rsidRPr="006259B1">
        <w:rPr>
          <w:i/>
          <w:iCs/>
          <w:sz w:val="24"/>
          <w:szCs w:val="24"/>
        </w:rPr>
        <w:t>Environ. Pollut</w:t>
      </w:r>
      <w:r w:rsidR="00E90D4E" w:rsidRPr="006259B1">
        <w:rPr>
          <w:sz w:val="24"/>
          <w:szCs w:val="24"/>
        </w:rPr>
        <w:t>.</w:t>
      </w:r>
      <w:r w:rsidR="00992F2A" w:rsidRPr="006259B1">
        <w:rPr>
          <w:sz w:val="24"/>
          <w:szCs w:val="24"/>
        </w:rPr>
        <w:t xml:space="preserve"> </w:t>
      </w:r>
      <w:r w:rsidR="00992F2A" w:rsidRPr="006259B1">
        <w:rPr>
          <w:b/>
          <w:bCs/>
          <w:sz w:val="24"/>
          <w:szCs w:val="24"/>
        </w:rPr>
        <w:t>2019</w:t>
      </w:r>
      <w:r w:rsidR="00992F2A" w:rsidRPr="006259B1">
        <w:rPr>
          <w:sz w:val="24"/>
          <w:szCs w:val="24"/>
        </w:rPr>
        <w:t xml:space="preserve">, </w:t>
      </w:r>
      <w:r w:rsidR="00992F2A" w:rsidRPr="006259B1">
        <w:rPr>
          <w:i/>
          <w:iCs/>
          <w:sz w:val="24"/>
          <w:szCs w:val="24"/>
        </w:rPr>
        <w:t>254</w:t>
      </w:r>
      <w:r w:rsidR="00992F2A" w:rsidRPr="006259B1">
        <w:rPr>
          <w:sz w:val="24"/>
          <w:szCs w:val="24"/>
        </w:rPr>
        <w:t>, 113011.</w:t>
      </w:r>
    </w:p>
  </w:endnote>
  <w:endnote w:id="23">
    <w:p w14:paraId="00856F7C" w14:textId="240C6E2C" w:rsidR="00D67F2E" w:rsidRPr="006259B1" w:rsidRDefault="00D67F2E">
      <w:pPr>
        <w:pStyle w:val="EndnoteText"/>
        <w:rPr>
          <w:sz w:val="24"/>
          <w:szCs w:val="24"/>
        </w:rPr>
      </w:pPr>
      <w:r w:rsidRPr="006259B1">
        <w:rPr>
          <w:rStyle w:val="EndnoteReference"/>
        </w:rPr>
        <w:endnoteRef/>
      </w:r>
      <w:r w:rsidRPr="006259B1">
        <w:t xml:space="preserve"> </w:t>
      </w:r>
      <w:r w:rsidRPr="006259B1">
        <w:rPr>
          <w:sz w:val="24"/>
          <w:szCs w:val="24"/>
        </w:rPr>
        <w:t>De Frond</w:t>
      </w:r>
      <w:r w:rsidR="00E30F43" w:rsidRPr="006259B1">
        <w:rPr>
          <w:sz w:val="24"/>
          <w:szCs w:val="24"/>
        </w:rPr>
        <w:t xml:space="preserve">, H.; Rubinovitz, R.; Rochman, C. M. </w:t>
      </w:r>
      <w:r w:rsidR="009F00A4" w:rsidRPr="006259B1">
        <w:rPr>
          <w:sz w:val="24"/>
          <w:szCs w:val="24"/>
        </w:rPr>
        <w:t xml:space="preserve">μATR-FTIR Spectral Libraries of Plastic Particles (FLOPP and FLOPP-e) for the Analysis of Microplastics. </w:t>
      </w:r>
      <w:r w:rsidR="009F00A4" w:rsidRPr="006259B1">
        <w:rPr>
          <w:i/>
          <w:iCs/>
          <w:sz w:val="24"/>
          <w:szCs w:val="24"/>
        </w:rPr>
        <w:t>Anal. Chem</w:t>
      </w:r>
      <w:r w:rsidR="009F00A4" w:rsidRPr="006259B1">
        <w:rPr>
          <w:sz w:val="24"/>
          <w:szCs w:val="24"/>
        </w:rPr>
        <w:t>.</w:t>
      </w:r>
      <w:r w:rsidR="009F00A4" w:rsidRPr="006259B1">
        <w:rPr>
          <w:b/>
          <w:bCs/>
          <w:sz w:val="24"/>
          <w:szCs w:val="24"/>
        </w:rPr>
        <w:t xml:space="preserve"> 2021</w:t>
      </w:r>
      <w:r w:rsidR="009F00A4" w:rsidRPr="006259B1">
        <w:rPr>
          <w:sz w:val="24"/>
          <w:szCs w:val="24"/>
        </w:rPr>
        <w:t xml:space="preserve">, </w:t>
      </w:r>
      <w:r w:rsidR="009F00A4" w:rsidRPr="006259B1">
        <w:rPr>
          <w:i/>
          <w:iCs/>
          <w:sz w:val="24"/>
          <w:szCs w:val="24"/>
        </w:rPr>
        <w:t>93</w:t>
      </w:r>
      <w:r w:rsidR="009F00A4" w:rsidRPr="006259B1">
        <w:rPr>
          <w:sz w:val="24"/>
          <w:szCs w:val="24"/>
        </w:rPr>
        <w:t>, 15878</w:t>
      </w:r>
      <w:ins w:id="147" w:author="Clough, Madeline" w:date="2024-04-30T10:54:00Z">
        <w:r w:rsidR="007768CC">
          <w:rPr>
            <w:rFonts w:cs="Times"/>
          </w:rPr>
          <w:t>–</w:t>
        </w:r>
      </w:ins>
      <w:del w:id="148" w:author="Clough, Madeline" w:date="2024-04-30T10:54:00Z">
        <w:r w:rsidR="009F00A4" w:rsidRPr="006259B1" w:rsidDel="007768CC">
          <w:rPr>
            <w:sz w:val="24"/>
            <w:szCs w:val="24"/>
          </w:rPr>
          <w:delText>—</w:delText>
        </w:r>
      </w:del>
      <w:r w:rsidR="009F00A4" w:rsidRPr="006259B1">
        <w:rPr>
          <w:sz w:val="24"/>
          <w:szCs w:val="24"/>
        </w:rPr>
        <w:t xml:space="preserve">15885. </w:t>
      </w:r>
    </w:p>
  </w:endnote>
  <w:endnote w:id="24">
    <w:p w14:paraId="17DE7F4B" w14:textId="6A7AA3EB" w:rsidR="00763D69" w:rsidRPr="006259B1" w:rsidRDefault="003138B1">
      <w:pPr>
        <w:pStyle w:val="EndnoteText"/>
      </w:pPr>
      <w:r w:rsidRPr="006259B1">
        <w:rPr>
          <w:rStyle w:val="EndnoteReference"/>
        </w:rPr>
        <w:endnoteRef/>
      </w:r>
      <w:r w:rsidR="00D2336A" w:rsidRPr="006259B1">
        <w:t xml:space="preserve"> </w:t>
      </w:r>
      <w:r w:rsidR="0076093F" w:rsidRPr="006259B1">
        <w:rPr>
          <w:i/>
          <w:iCs/>
          <w:sz w:val="24"/>
          <w:szCs w:val="24"/>
        </w:rPr>
        <w:t xml:space="preserve">Wiley </w:t>
      </w:r>
      <w:r w:rsidR="00A25F17" w:rsidRPr="006259B1">
        <w:rPr>
          <w:i/>
          <w:iCs/>
          <w:sz w:val="24"/>
          <w:szCs w:val="24"/>
        </w:rPr>
        <w:t>KnowItAll</w:t>
      </w:r>
      <w:r w:rsidR="00D2336A" w:rsidRPr="006259B1">
        <w:rPr>
          <w:i/>
          <w:iCs/>
          <w:sz w:val="24"/>
          <w:szCs w:val="24"/>
        </w:rPr>
        <w:t xml:space="preserve"> </w:t>
      </w:r>
      <w:r w:rsidRPr="006259B1">
        <w:rPr>
          <w:i/>
          <w:iCs/>
          <w:sz w:val="24"/>
          <w:szCs w:val="24"/>
        </w:rPr>
        <w:t>Optimized Corrections</w:t>
      </w:r>
      <w:r w:rsidR="0076093F" w:rsidRPr="006259B1">
        <w:rPr>
          <w:sz w:val="24"/>
          <w:szCs w:val="24"/>
        </w:rPr>
        <w:t>.</w:t>
      </w:r>
      <w:bookmarkStart w:id="151" w:name="_Hlk159339657"/>
      <w:r w:rsidR="00D2336A" w:rsidRPr="006259B1">
        <w:rPr>
          <w:sz w:val="24"/>
          <w:szCs w:val="24"/>
        </w:rPr>
        <w:t xml:space="preserve"> </w:t>
      </w:r>
      <w:hyperlink r:id="rId3" w:anchor="t=mergedProject s%2FID_Expert%2FOptimized_Corrections.htm" w:history="1">
        <w:r w:rsidR="001D06BC" w:rsidRPr="006259B1">
          <w:rPr>
            <w:rStyle w:val="Hyperlink"/>
            <w:sz w:val="24"/>
            <w:szCs w:val="24"/>
          </w:rPr>
          <w:t>https://help.knowitall.com/index.htm#t=mergedProject s%2FID_Expert%2FOptimized_Corrections.htm</w:t>
        </w:r>
      </w:hyperlink>
      <w:r w:rsidR="00D2336A" w:rsidRPr="006259B1">
        <w:rPr>
          <w:sz w:val="24"/>
          <w:szCs w:val="24"/>
        </w:rPr>
        <w:t xml:space="preserve"> </w:t>
      </w:r>
      <w:bookmarkEnd w:id="151"/>
      <w:r w:rsidR="00D8526F" w:rsidRPr="006259B1">
        <w:rPr>
          <w:sz w:val="24"/>
          <w:szCs w:val="24"/>
        </w:rPr>
        <w:t>(accessed 2024-02-20)</w:t>
      </w:r>
      <w:r w:rsidR="000F3753" w:rsidRPr="006259B1">
        <w:rPr>
          <w:sz w:val="24"/>
          <w:szCs w:val="24"/>
        </w:rPr>
        <w:t>.</w:t>
      </w:r>
    </w:p>
  </w:endnote>
  <w:endnote w:id="25">
    <w:p w14:paraId="6AAB56BA" w14:textId="720FDF81" w:rsidR="00CD3DAD" w:rsidRPr="00EC6B97" w:rsidRDefault="00CD3DAD">
      <w:pPr>
        <w:pStyle w:val="EndnoteText"/>
      </w:pPr>
      <w:r w:rsidRPr="00EC6B97">
        <w:rPr>
          <w:rStyle w:val="EndnoteReference"/>
        </w:rPr>
        <w:endnoteRef/>
      </w:r>
      <w:r w:rsidRPr="00EC6B97">
        <w:t xml:space="preserve"> </w:t>
      </w:r>
      <w:r w:rsidR="004D0AFD" w:rsidRPr="00EC6B97">
        <w:rPr>
          <w:sz w:val="24"/>
          <w:szCs w:val="24"/>
        </w:rPr>
        <w:t xml:space="preserve">Stein, S. E.; Scott, D. R. Optimization and Testing of Mass Spectral Library Search Algorithms for Compound Identification. </w:t>
      </w:r>
      <w:r w:rsidR="004D0AFD" w:rsidRPr="001C0996">
        <w:rPr>
          <w:i/>
          <w:iCs/>
          <w:sz w:val="24"/>
          <w:szCs w:val="24"/>
          <w:rPrChange w:id="196" w:author="Clough, Madeline" w:date="2024-04-30T10:51:00Z">
            <w:rPr>
              <w:sz w:val="24"/>
              <w:szCs w:val="24"/>
            </w:rPr>
          </w:rPrChange>
        </w:rPr>
        <w:t>J. Am. Soc. Mass Spectrom.</w:t>
      </w:r>
      <w:r w:rsidR="004D0AFD" w:rsidRPr="00EC6B97">
        <w:rPr>
          <w:sz w:val="24"/>
          <w:szCs w:val="24"/>
        </w:rPr>
        <w:t xml:space="preserve"> </w:t>
      </w:r>
      <w:r w:rsidR="004D0AFD" w:rsidRPr="001C0996">
        <w:rPr>
          <w:b/>
          <w:bCs/>
          <w:sz w:val="24"/>
          <w:szCs w:val="24"/>
          <w:rPrChange w:id="197" w:author="Clough, Madeline" w:date="2024-04-30T10:52:00Z">
            <w:rPr>
              <w:sz w:val="24"/>
              <w:szCs w:val="24"/>
            </w:rPr>
          </w:rPrChange>
        </w:rPr>
        <w:t>1994</w:t>
      </w:r>
      <w:r w:rsidR="004D0AFD" w:rsidRPr="00EC6B97">
        <w:rPr>
          <w:sz w:val="24"/>
          <w:szCs w:val="24"/>
        </w:rPr>
        <w:t xml:space="preserve">, </w:t>
      </w:r>
      <w:r w:rsidR="004D0AFD" w:rsidRPr="001C0996">
        <w:rPr>
          <w:i/>
          <w:iCs/>
          <w:sz w:val="24"/>
          <w:szCs w:val="24"/>
          <w:rPrChange w:id="198" w:author="Clough, Madeline" w:date="2024-04-30T10:51:00Z">
            <w:rPr>
              <w:sz w:val="24"/>
              <w:szCs w:val="24"/>
            </w:rPr>
          </w:rPrChange>
        </w:rPr>
        <w:t>5</w:t>
      </w:r>
      <w:r w:rsidR="004D0AFD" w:rsidRPr="00EC6B97">
        <w:rPr>
          <w:sz w:val="24"/>
          <w:szCs w:val="24"/>
        </w:rPr>
        <w:t>, 859</w:t>
      </w:r>
      <w:ins w:id="199" w:author="Clough, Madeline" w:date="2024-04-30T10:54:00Z">
        <w:r w:rsidR="007768CC">
          <w:rPr>
            <w:rFonts w:cs="Times"/>
          </w:rPr>
          <w:t>–</w:t>
        </w:r>
      </w:ins>
      <w:del w:id="200" w:author="Clough, Madeline" w:date="2024-04-30T10:54:00Z">
        <w:r w:rsidR="004D0AFD" w:rsidRPr="00EC6B97" w:rsidDel="007768CC">
          <w:rPr>
            <w:sz w:val="24"/>
            <w:szCs w:val="24"/>
          </w:rPr>
          <w:delText>–</w:delText>
        </w:r>
      </w:del>
      <w:del w:id="201" w:author="Clough, Madeline" w:date="2024-04-30T10:51:00Z">
        <w:r w:rsidR="004D0AFD" w:rsidRPr="00EC6B97" w:rsidDel="001C0996">
          <w:rPr>
            <w:sz w:val="24"/>
            <w:szCs w:val="24"/>
          </w:rPr>
          <w:delText xml:space="preserve"> </w:delText>
        </w:r>
      </w:del>
      <w:r w:rsidR="004D0AFD" w:rsidRPr="00EC6B97">
        <w:rPr>
          <w:sz w:val="24"/>
          <w:szCs w:val="24"/>
        </w:rPr>
        <w:t>866</w:t>
      </w:r>
      <w:r w:rsidR="00004478" w:rsidRPr="00EC6B97">
        <w:rPr>
          <w:sz w:val="24"/>
          <w:szCs w:val="24"/>
        </w:rPr>
        <w:t>.</w:t>
      </w:r>
    </w:p>
  </w:endnote>
  <w:endnote w:id="26">
    <w:p w14:paraId="47EA15BE" w14:textId="419464A9" w:rsidR="00C72AB6" w:rsidRPr="006259B1" w:rsidRDefault="00C72AB6">
      <w:pPr>
        <w:pStyle w:val="EndnoteText"/>
      </w:pPr>
      <w:r w:rsidRPr="001C0996">
        <w:rPr>
          <w:rStyle w:val="EndnoteReference"/>
          <w:highlight w:val="yellow"/>
          <w:rPrChange w:id="207" w:author="Clough, Madeline" w:date="2024-04-30T10:52:00Z">
            <w:rPr>
              <w:rStyle w:val="EndnoteReference"/>
            </w:rPr>
          </w:rPrChange>
        </w:rPr>
        <w:endnoteRef/>
      </w:r>
      <w:r w:rsidRPr="001C0996">
        <w:rPr>
          <w:highlight w:val="yellow"/>
          <w:rPrChange w:id="208" w:author="Clough, Madeline" w:date="2024-04-30T10:52:00Z">
            <w:rPr/>
          </w:rPrChange>
        </w:rPr>
        <w:t xml:space="preserve"> </w:t>
      </w:r>
      <w:r w:rsidRPr="001C0996">
        <w:rPr>
          <w:sz w:val="24"/>
          <w:szCs w:val="24"/>
          <w:highlight w:val="yellow"/>
          <w:rPrChange w:id="209" w:author="Clough, Madeline" w:date="2024-04-30T10:52:00Z">
            <w:rPr>
              <w:sz w:val="24"/>
              <w:szCs w:val="24"/>
            </w:rPr>
          </w:rPrChange>
        </w:rPr>
        <w:t>R. Xu 2008</w:t>
      </w:r>
      <w:r w:rsidR="00A531D7" w:rsidRPr="001C0996">
        <w:rPr>
          <w:sz w:val="24"/>
          <w:szCs w:val="24"/>
          <w:highlight w:val="yellow"/>
          <w:rPrChange w:id="210" w:author="Clough, Madeline" w:date="2024-04-30T10:52:00Z">
            <w:rPr>
              <w:sz w:val="24"/>
              <w:szCs w:val="24"/>
            </w:rPr>
          </w:rPrChange>
        </w:rPr>
        <w:t xml:space="preserve"> Xu, R.</w:t>
      </w:r>
      <w:r w:rsidR="00004478" w:rsidRPr="001C0996">
        <w:rPr>
          <w:sz w:val="24"/>
          <w:szCs w:val="24"/>
          <w:highlight w:val="yellow"/>
          <w:rPrChange w:id="211" w:author="Clough, Madeline" w:date="2024-04-30T10:52:00Z">
            <w:rPr>
              <w:sz w:val="24"/>
              <w:szCs w:val="24"/>
            </w:rPr>
          </w:rPrChange>
        </w:rPr>
        <w:t>;</w:t>
      </w:r>
      <w:r w:rsidR="00A531D7" w:rsidRPr="001C0996">
        <w:rPr>
          <w:sz w:val="24"/>
          <w:szCs w:val="24"/>
          <w:highlight w:val="yellow"/>
          <w:rPrChange w:id="212" w:author="Clough, Madeline" w:date="2024-04-30T10:52:00Z">
            <w:rPr>
              <w:sz w:val="24"/>
              <w:szCs w:val="24"/>
            </w:rPr>
          </w:rPrChange>
        </w:rPr>
        <w:t xml:space="preserve"> Wunsch, D.C. Proximity Measures. In </w:t>
      </w:r>
      <w:r w:rsidR="00A531D7" w:rsidRPr="001C0996">
        <w:rPr>
          <w:i/>
          <w:iCs/>
          <w:sz w:val="24"/>
          <w:szCs w:val="24"/>
          <w:highlight w:val="yellow"/>
          <w:rPrChange w:id="213" w:author="Clough, Madeline" w:date="2024-04-30T10:52:00Z">
            <w:rPr>
              <w:i/>
              <w:iCs/>
              <w:sz w:val="24"/>
              <w:szCs w:val="24"/>
            </w:rPr>
          </w:rPrChange>
        </w:rPr>
        <w:t>Clustering</w:t>
      </w:r>
      <w:r w:rsidR="00004478" w:rsidRPr="001C0996">
        <w:rPr>
          <w:sz w:val="24"/>
          <w:szCs w:val="24"/>
          <w:highlight w:val="yellow"/>
          <w:rPrChange w:id="214" w:author="Clough, Madeline" w:date="2024-04-30T10:52:00Z">
            <w:rPr>
              <w:sz w:val="24"/>
              <w:szCs w:val="24"/>
            </w:rPr>
          </w:rPrChange>
        </w:rPr>
        <w:t>; 2008; pp 15</w:t>
      </w:r>
      <w:ins w:id="215" w:author="Clough, Madeline" w:date="2024-04-30T10:54:00Z">
        <w:r w:rsidR="007768CC">
          <w:rPr>
            <w:rFonts w:cs="Times"/>
          </w:rPr>
          <w:t>–</w:t>
        </w:r>
      </w:ins>
      <w:del w:id="216" w:author="Clough, Madeline" w:date="2024-04-30T10:54:00Z">
        <w:r w:rsidR="00004478" w:rsidRPr="001C0996" w:rsidDel="007768CC">
          <w:rPr>
            <w:sz w:val="24"/>
            <w:szCs w:val="24"/>
            <w:highlight w:val="yellow"/>
            <w:rPrChange w:id="217" w:author="Clough, Madeline" w:date="2024-04-30T10:52:00Z">
              <w:rPr>
                <w:sz w:val="24"/>
                <w:szCs w:val="24"/>
              </w:rPr>
            </w:rPrChange>
          </w:rPr>
          <w:delText>-</w:delText>
        </w:r>
      </w:del>
      <w:r w:rsidR="00004478" w:rsidRPr="001C0996">
        <w:rPr>
          <w:sz w:val="24"/>
          <w:szCs w:val="24"/>
          <w:highlight w:val="yellow"/>
          <w:rPrChange w:id="218" w:author="Clough, Madeline" w:date="2024-04-30T10:52:00Z">
            <w:rPr>
              <w:sz w:val="24"/>
              <w:szCs w:val="24"/>
            </w:rPr>
          </w:rPrChange>
        </w:rPr>
        <w:t>30.</w:t>
      </w:r>
    </w:p>
  </w:endnote>
  <w:endnote w:id="27">
    <w:p w14:paraId="67D90C53" w14:textId="1021C78F" w:rsidR="00C72AB6" w:rsidRPr="006259B1" w:rsidRDefault="00C72AB6">
      <w:pPr>
        <w:pStyle w:val="EndnoteText"/>
      </w:pPr>
      <w:r w:rsidRPr="006259B1">
        <w:rPr>
          <w:rStyle w:val="EndnoteReference"/>
        </w:rPr>
        <w:endnoteRef/>
      </w:r>
      <w:r w:rsidRPr="006259B1">
        <w:t xml:space="preserve"> </w:t>
      </w:r>
      <w:r w:rsidRPr="006259B1">
        <w:rPr>
          <w:sz w:val="24"/>
          <w:szCs w:val="24"/>
        </w:rPr>
        <w:t xml:space="preserve">Renner, </w:t>
      </w:r>
      <w:r w:rsidR="0096361C" w:rsidRPr="006259B1">
        <w:rPr>
          <w:sz w:val="24"/>
          <w:szCs w:val="24"/>
        </w:rPr>
        <w:t xml:space="preserve">G.; Nellessen, A.; Schwiers, A.; Wenzel, M.; Schmidt, T. C.; Schram, J. </w:t>
      </w:r>
      <w:r w:rsidR="00DC5FE5" w:rsidRPr="006259B1">
        <w:rPr>
          <w:sz w:val="24"/>
          <w:szCs w:val="24"/>
        </w:rPr>
        <w:t xml:space="preserve">Data preprocessing &amp; evaluation used in the microplastics identification process: A critical review &amp; practical guide. </w:t>
      </w:r>
      <w:r w:rsidR="003321B1" w:rsidRPr="006259B1">
        <w:rPr>
          <w:i/>
          <w:iCs/>
          <w:sz w:val="24"/>
          <w:szCs w:val="24"/>
        </w:rPr>
        <w:t>TrAC, Trends Anal. Chem.</w:t>
      </w:r>
      <w:r w:rsidR="003321B1" w:rsidRPr="006259B1">
        <w:rPr>
          <w:sz w:val="24"/>
          <w:szCs w:val="24"/>
        </w:rPr>
        <w:t xml:space="preserve"> </w:t>
      </w:r>
      <w:r w:rsidR="00F516D3" w:rsidRPr="006259B1">
        <w:rPr>
          <w:b/>
          <w:bCs/>
          <w:sz w:val="24"/>
          <w:szCs w:val="24"/>
        </w:rPr>
        <w:t>2019</w:t>
      </w:r>
      <w:r w:rsidR="00F516D3" w:rsidRPr="006259B1">
        <w:rPr>
          <w:sz w:val="24"/>
          <w:szCs w:val="24"/>
        </w:rPr>
        <w:t xml:space="preserve">, </w:t>
      </w:r>
      <w:r w:rsidR="00F516D3" w:rsidRPr="006259B1">
        <w:rPr>
          <w:i/>
          <w:iCs/>
          <w:sz w:val="24"/>
          <w:szCs w:val="24"/>
        </w:rPr>
        <w:t>111</w:t>
      </w:r>
      <w:r w:rsidR="00F516D3" w:rsidRPr="006259B1">
        <w:rPr>
          <w:sz w:val="24"/>
          <w:szCs w:val="24"/>
        </w:rPr>
        <w:t>, 229</w:t>
      </w:r>
      <w:ins w:id="240" w:author="Clough, Madeline" w:date="2024-04-30T10:52:00Z">
        <w:r w:rsidR="001C0996">
          <w:rPr>
            <w:rFonts w:cs="Times"/>
          </w:rPr>
          <w:t>–</w:t>
        </w:r>
      </w:ins>
      <w:del w:id="241" w:author="Clough, Madeline" w:date="2024-04-30T10:52:00Z">
        <w:r w:rsidR="00F516D3" w:rsidRPr="006259B1" w:rsidDel="001C0996">
          <w:rPr>
            <w:sz w:val="24"/>
            <w:szCs w:val="24"/>
          </w:rPr>
          <w:delText>—</w:delText>
        </w:r>
      </w:del>
      <w:r w:rsidR="00F516D3" w:rsidRPr="006259B1">
        <w:rPr>
          <w:sz w:val="24"/>
          <w:szCs w:val="24"/>
        </w:rPr>
        <w:t xml:space="preserve">238. </w:t>
      </w:r>
    </w:p>
  </w:endnote>
  <w:endnote w:id="28">
    <w:p w14:paraId="64B02B83" w14:textId="5F166C13" w:rsidR="00C72AB6" w:rsidRDefault="00C72AB6">
      <w:pPr>
        <w:pStyle w:val="EndnoteText"/>
      </w:pPr>
      <w:r w:rsidRPr="00EC6B97">
        <w:rPr>
          <w:rStyle w:val="EndnoteReference"/>
        </w:rPr>
        <w:endnoteRef/>
      </w:r>
      <w:r w:rsidRPr="00EC6B97">
        <w:t xml:space="preserve"> </w:t>
      </w:r>
      <w:r w:rsidR="00004478" w:rsidRPr="00EC6B97">
        <w:rPr>
          <w:sz w:val="24"/>
          <w:szCs w:val="24"/>
        </w:rPr>
        <w:t xml:space="preserve">Barnes, R. J.; Dhanoa, M. S.; Lister, S. J. </w:t>
      </w:r>
      <w:r w:rsidR="00004478" w:rsidRPr="00EC6B97">
        <w:rPr>
          <w:i/>
          <w:iCs/>
          <w:sz w:val="24"/>
          <w:szCs w:val="24"/>
        </w:rPr>
        <w:t>Appl. Spectrosc.</w:t>
      </w:r>
      <w:r w:rsidR="00004478" w:rsidRPr="00EC6B97">
        <w:rPr>
          <w:b/>
          <w:bCs/>
          <w:sz w:val="24"/>
          <w:szCs w:val="24"/>
        </w:rPr>
        <w:t>1989</w:t>
      </w:r>
      <w:r w:rsidR="00004478" w:rsidRPr="00EC6B97">
        <w:rPr>
          <w:sz w:val="24"/>
          <w:szCs w:val="24"/>
        </w:rPr>
        <w:t>, 43, 772</w:t>
      </w:r>
      <w:ins w:id="278" w:author="Clough, Madeline" w:date="2024-04-30T10:52:00Z">
        <w:r w:rsidR="001C0996">
          <w:rPr>
            <w:rFonts w:cs="Times"/>
          </w:rPr>
          <w:t>–</w:t>
        </w:r>
      </w:ins>
      <w:del w:id="279" w:author="Clough, Madeline" w:date="2024-04-30T10:52:00Z">
        <w:r w:rsidR="00004478" w:rsidRPr="00EC6B97" w:rsidDel="001C0996">
          <w:rPr>
            <w:sz w:val="24"/>
            <w:szCs w:val="24"/>
          </w:rPr>
          <w:delText>−</w:delText>
        </w:r>
      </w:del>
      <w:r w:rsidR="00004478" w:rsidRPr="00EC6B97">
        <w:rPr>
          <w:sz w:val="24"/>
          <w:szCs w:val="24"/>
        </w:rPr>
        <w:t>777.</w:t>
      </w:r>
    </w:p>
  </w:endnote>
  <w:endnote w:id="29">
    <w:p w14:paraId="7F036244" w14:textId="650B06AD" w:rsidR="0011321E" w:rsidRPr="00CD2CF8" w:rsidRDefault="0011321E">
      <w:pPr>
        <w:pStyle w:val="EndnoteText"/>
        <w:rPr>
          <w:sz w:val="24"/>
          <w:szCs w:val="24"/>
        </w:rPr>
      </w:pPr>
      <w:r>
        <w:rPr>
          <w:rStyle w:val="EndnoteReference"/>
        </w:rPr>
        <w:endnoteRef/>
      </w:r>
      <w:r>
        <w:t xml:space="preserve"> </w:t>
      </w:r>
      <w:r w:rsidRPr="00CD2CF8">
        <w:rPr>
          <w:sz w:val="24"/>
          <w:szCs w:val="24"/>
        </w:rPr>
        <w:t>Cowger</w:t>
      </w:r>
      <w:r w:rsidR="00250971" w:rsidRPr="00CD2CF8">
        <w:rPr>
          <w:sz w:val="24"/>
          <w:szCs w:val="24"/>
        </w:rPr>
        <w:t>, W.</w:t>
      </w:r>
      <w:r w:rsidR="00E30427" w:rsidRPr="00CD2CF8">
        <w:rPr>
          <w:sz w:val="24"/>
          <w:szCs w:val="24"/>
        </w:rPr>
        <w:t>; Steinmetz, Z.; Gray, A</w:t>
      </w:r>
      <w:r w:rsidR="007F338E" w:rsidRPr="00CD2CF8">
        <w:rPr>
          <w:sz w:val="24"/>
          <w:szCs w:val="24"/>
        </w:rPr>
        <w:t xml:space="preserve">.; Munno, K.; Lynch, J.; Hapich, H.; Primpke, S.; De Frond, H.; Rochman, C.; Herodotou, O. </w:t>
      </w:r>
      <w:r w:rsidR="00CD2CF8" w:rsidRPr="00CD2CF8">
        <w:rPr>
          <w:sz w:val="24"/>
          <w:szCs w:val="24"/>
        </w:rPr>
        <w:t xml:space="preserve">Microplastic Spectral Classification Needs an Open Source Community: Open Specy to the Rescue! </w:t>
      </w:r>
      <w:r w:rsidR="00CD2CF8" w:rsidRPr="00CD2CF8">
        <w:rPr>
          <w:i/>
          <w:iCs/>
          <w:sz w:val="24"/>
          <w:szCs w:val="24"/>
        </w:rPr>
        <w:t>Anal. Chem</w:t>
      </w:r>
      <w:r w:rsidR="00CD2CF8" w:rsidRPr="00CD2CF8">
        <w:rPr>
          <w:sz w:val="24"/>
          <w:szCs w:val="24"/>
        </w:rPr>
        <w:t xml:space="preserve">. </w:t>
      </w:r>
      <w:r w:rsidR="00CD2CF8" w:rsidRPr="00CD2CF8">
        <w:rPr>
          <w:b/>
          <w:bCs/>
          <w:sz w:val="24"/>
          <w:szCs w:val="24"/>
        </w:rPr>
        <w:t>2021</w:t>
      </w:r>
      <w:r w:rsidR="00CD2CF8" w:rsidRPr="00CD2CF8">
        <w:rPr>
          <w:sz w:val="24"/>
          <w:szCs w:val="24"/>
        </w:rPr>
        <w:t xml:space="preserve">, </w:t>
      </w:r>
      <w:r w:rsidR="00CD2CF8" w:rsidRPr="00CD2CF8">
        <w:rPr>
          <w:i/>
          <w:iCs/>
          <w:sz w:val="24"/>
          <w:szCs w:val="24"/>
        </w:rPr>
        <w:t>93</w:t>
      </w:r>
      <w:r w:rsidR="00CD2CF8" w:rsidRPr="00CD2CF8">
        <w:rPr>
          <w:sz w:val="24"/>
          <w:szCs w:val="24"/>
        </w:rPr>
        <w:t>, 7543</w:t>
      </w:r>
      <w:ins w:id="353" w:author="Clough, Madeline" w:date="2024-04-30T10:53:00Z">
        <w:r w:rsidR="007768CC">
          <w:rPr>
            <w:rFonts w:cs="Times"/>
          </w:rPr>
          <w:t>–</w:t>
        </w:r>
      </w:ins>
      <w:del w:id="354" w:author="Clough, Madeline" w:date="2024-04-30T10:53:00Z">
        <w:r w:rsidR="00CD2CF8" w:rsidRPr="00CD2CF8" w:rsidDel="007768CC">
          <w:rPr>
            <w:sz w:val="24"/>
            <w:szCs w:val="24"/>
          </w:rPr>
          <w:delText>—</w:delText>
        </w:r>
      </w:del>
      <w:r w:rsidR="00CD2CF8" w:rsidRPr="00CD2CF8">
        <w:rPr>
          <w:sz w:val="24"/>
          <w:szCs w:val="24"/>
        </w:rPr>
        <w:t xml:space="preserve">7548. </w:t>
      </w:r>
    </w:p>
  </w:endnote>
  <w:endnote w:id="30">
    <w:p w14:paraId="654C02F6" w14:textId="5E5E3C98" w:rsidR="0011321E" w:rsidRPr="00023411" w:rsidRDefault="0011321E">
      <w:pPr>
        <w:pStyle w:val="EndnoteText"/>
      </w:pPr>
      <w:r>
        <w:rPr>
          <w:rStyle w:val="EndnoteReference"/>
        </w:rPr>
        <w:endnoteRef/>
      </w:r>
      <w:r>
        <w:t xml:space="preserve"> </w:t>
      </w:r>
      <w:r w:rsidRPr="00533181">
        <w:rPr>
          <w:sz w:val="24"/>
          <w:szCs w:val="24"/>
        </w:rPr>
        <w:t>Primpke</w:t>
      </w:r>
      <w:r w:rsidR="008E29EE" w:rsidRPr="00533181">
        <w:rPr>
          <w:sz w:val="24"/>
          <w:szCs w:val="24"/>
        </w:rPr>
        <w:t xml:space="preserve">, S.; Cross, R. K.; Mintenig, S. M.; Simon, M.; Vianello, A.; Gerdts, G.; Vollertsen, J. </w:t>
      </w:r>
      <w:r w:rsidR="00BD187B" w:rsidRPr="00533181">
        <w:rPr>
          <w:sz w:val="24"/>
          <w:szCs w:val="24"/>
        </w:rPr>
        <w:t xml:space="preserve">Toward the Systematic Identification of Microplastics in the Environment: Evaluation of a New Independent Software Tool (siMPle) for Spectroscopic Analysis. </w:t>
      </w:r>
      <w:bookmarkStart w:id="355" w:name="_Hlk159338264"/>
      <w:r w:rsidR="00BD187B" w:rsidRPr="00533181">
        <w:rPr>
          <w:i/>
          <w:iCs/>
          <w:sz w:val="24"/>
          <w:szCs w:val="24"/>
        </w:rPr>
        <w:t>Appl. Spectrosc</w:t>
      </w:r>
      <w:bookmarkEnd w:id="355"/>
      <w:r w:rsidR="00BD187B" w:rsidRPr="00533181">
        <w:rPr>
          <w:sz w:val="24"/>
          <w:szCs w:val="24"/>
        </w:rPr>
        <w:t>.</w:t>
      </w:r>
      <w:r w:rsidR="00533181" w:rsidRPr="00533181">
        <w:rPr>
          <w:sz w:val="24"/>
          <w:szCs w:val="24"/>
        </w:rPr>
        <w:t xml:space="preserve"> </w:t>
      </w:r>
      <w:r w:rsidR="00533181" w:rsidRPr="00533181">
        <w:rPr>
          <w:b/>
          <w:bCs/>
          <w:sz w:val="24"/>
          <w:szCs w:val="24"/>
        </w:rPr>
        <w:t>2020</w:t>
      </w:r>
      <w:r w:rsidR="00533181" w:rsidRPr="00533181">
        <w:rPr>
          <w:sz w:val="24"/>
          <w:szCs w:val="24"/>
        </w:rPr>
        <w:t xml:space="preserve">, </w:t>
      </w:r>
      <w:r w:rsidR="00533181" w:rsidRPr="00533181">
        <w:rPr>
          <w:i/>
          <w:iCs/>
          <w:sz w:val="24"/>
          <w:szCs w:val="24"/>
        </w:rPr>
        <w:t>74</w:t>
      </w:r>
      <w:r w:rsidR="00533181" w:rsidRPr="00533181">
        <w:rPr>
          <w:sz w:val="24"/>
          <w:szCs w:val="24"/>
        </w:rPr>
        <w:t xml:space="preserve">, </w:t>
      </w:r>
      <w:r w:rsidR="00533181" w:rsidRPr="00023411">
        <w:rPr>
          <w:sz w:val="24"/>
          <w:szCs w:val="24"/>
        </w:rPr>
        <w:t>1127</w:t>
      </w:r>
      <w:ins w:id="356" w:author="Clough, Madeline" w:date="2024-04-30T10:53:00Z">
        <w:r w:rsidR="007768CC">
          <w:rPr>
            <w:rFonts w:cs="Times"/>
          </w:rPr>
          <w:t>–</w:t>
        </w:r>
      </w:ins>
      <w:del w:id="357" w:author="Clough, Madeline" w:date="2024-04-30T10:53:00Z">
        <w:r w:rsidR="00533181" w:rsidRPr="00023411" w:rsidDel="007768CC">
          <w:rPr>
            <w:sz w:val="24"/>
            <w:szCs w:val="24"/>
          </w:rPr>
          <w:delText>—</w:delText>
        </w:r>
      </w:del>
      <w:r w:rsidR="00533181" w:rsidRPr="00023411">
        <w:rPr>
          <w:sz w:val="24"/>
          <w:szCs w:val="24"/>
        </w:rPr>
        <w:t>1138.</w:t>
      </w:r>
    </w:p>
  </w:endnote>
  <w:endnote w:id="31">
    <w:p w14:paraId="73161BCE" w14:textId="03E508FE" w:rsidR="00306A52" w:rsidRDefault="00306A52">
      <w:pPr>
        <w:pStyle w:val="EndnoteText"/>
      </w:pPr>
      <w:r w:rsidRPr="00023411">
        <w:rPr>
          <w:rStyle w:val="EndnoteReference"/>
        </w:rPr>
        <w:endnoteRef/>
      </w:r>
      <w:r w:rsidRPr="00023411">
        <w:t xml:space="preserve"> </w:t>
      </w:r>
      <w:r w:rsidR="00EC09E3" w:rsidRPr="00023411">
        <w:rPr>
          <w:sz w:val="24"/>
          <w:szCs w:val="24"/>
        </w:rPr>
        <w:t>Schmidt</w:t>
      </w:r>
      <w:r w:rsidR="00291F34" w:rsidRPr="00023411">
        <w:rPr>
          <w:sz w:val="24"/>
          <w:szCs w:val="24"/>
        </w:rPr>
        <w:t>, L. K.;</w:t>
      </w:r>
      <w:r w:rsidR="00023411" w:rsidRPr="00023411">
        <w:rPr>
          <w:sz w:val="24"/>
          <w:szCs w:val="24"/>
        </w:rPr>
        <w:t xml:space="preserve"> Bochow, M.; Imhof, H. K.; Oswald, S. E. Multi-temporal surveys for microplastic particles enabled by a novel and fast application of SWIR imaging spectroscopy – Study of an urban watercourse traversing the city of Berlin, Germany. </w:t>
      </w:r>
      <w:r w:rsidR="00023411" w:rsidRPr="00A640AE">
        <w:rPr>
          <w:i/>
          <w:iCs/>
          <w:sz w:val="24"/>
          <w:szCs w:val="24"/>
        </w:rPr>
        <w:t>Environ. Pollut</w:t>
      </w:r>
      <w:r w:rsidR="00023411" w:rsidRPr="00A640AE">
        <w:rPr>
          <w:sz w:val="24"/>
          <w:szCs w:val="24"/>
        </w:rPr>
        <w:t>.</w:t>
      </w:r>
      <w:r w:rsidR="00023411">
        <w:rPr>
          <w:sz w:val="24"/>
          <w:szCs w:val="24"/>
        </w:rPr>
        <w:t xml:space="preserve"> </w:t>
      </w:r>
      <w:r w:rsidR="00023411" w:rsidRPr="00023411">
        <w:rPr>
          <w:b/>
          <w:bCs/>
          <w:sz w:val="24"/>
          <w:szCs w:val="24"/>
        </w:rPr>
        <w:t>2018</w:t>
      </w:r>
      <w:r w:rsidR="00023411">
        <w:rPr>
          <w:sz w:val="24"/>
          <w:szCs w:val="24"/>
        </w:rPr>
        <w:t>,</w:t>
      </w:r>
      <w:r w:rsidR="00023411" w:rsidRPr="00023411">
        <w:rPr>
          <w:i/>
          <w:iCs/>
          <w:sz w:val="24"/>
          <w:szCs w:val="24"/>
        </w:rPr>
        <w:t xml:space="preserve"> 239</w:t>
      </w:r>
      <w:r w:rsidR="00023411">
        <w:rPr>
          <w:sz w:val="24"/>
          <w:szCs w:val="24"/>
        </w:rPr>
        <w:t>, 579</w:t>
      </w:r>
      <w:ins w:id="358" w:author="Clough, Madeline" w:date="2024-04-30T10:53:00Z">
        <w:r w:rsidR="007768CC">
          <w:rPr>
            <w:rFonts w:cs="Times"/>
          </w:rPr>
          <w:t>–</w:t>
        </w:r>
      </w:ins>
      <w:del w:id="359" w:author="Clough, Madeline" w:date="2024-04-30T10:53:00Z">
        <w:r w:rsidR="00023411" w:rsidDel="007768CC">
          <w:rPr>
            <w:sz w:val="24"/>
            <w:szCs w:val="24"/>
          </w:rPr>
          <w:delText>—</w:delText>
        </w:r>
      </w:del>
      <w:r w:rsidR="00023411">
        <w:rPr>
          <w:sz w:val="24"/>
          <w:szCs w:val="24"/>
        </w:rPr>
        <w:t xml:space="preserve">589. </w:t>
      </w:r>
    </w:p>
  </w:endnote>
  <w:endnote w:id="32">
    <w:p w14:paraId="60DD6AB9" w14:textId="0FB3B945" w:rsidR="00BC3EA1" w:rsidRPr="002918FF" w:rsidRDefault="00BC3EA1">
      <w:pPr>
        <w:pStyle w:val="EndnoteText"/>
      </w:pPr>
      <w:r>
        <w:rPr>
          <w:rStyle w:val="EndnoteReference"/>
        </w:rPr>
        <w:endnoteRef/>
      </w:r>
      <w:r>
        <w:t xml:space="preserve"> </w:t>
      </w:r>
      <w:r w:rsidRPr="00370AB4">
        <w:rPr>
          <w:sz w:val="24"/>
          <w:szCs w:val="24"/>
        </w:rPr>
        <w:t>Schymanski</w:t>
      </w:r>
      <w:r w:rsidR="00B179B8" w:rsidRPr="00370AB4">
        <w:rPr>
          <w:sz w:val="24"/>
          <w:szCs w:val="24"/>
        </w:rPr>
        <w:t>, D.; O</w:t>
      </w:r>
      <w:r w:rsidR="00AF45CC" w:rsidRPr="00370AB4">
        <w:rPr>
          <w:sz w:val="24"/>
          <w:szCs w:val="24"/>
        </w:rPr>
        <w:t xml:space="preserve">ßmann, B. E.; Benismail, N.; Boukerma, K.; Dallmann, G.; von der Esch, E.; </w:t>
      </w:r>
      <w:r w:rsidR="00E43085" w:rsidRPr="00370AB4">
        <w:rPr>
          <w:sz w:val="24"/>
          <w:szCs w:val="24"/>
        </w:rPr>
        <w:t>Fischer, D.; Fischer, F.; Gilliland, D.; Glas, K.; Hofmann, T.; Kappler, A.; Lacorte, S.; Marco, J.; Rakwe, M. E. L.; Weisser, J.;</w:t>
      </w:r>
      <w:r w:rsidR="002918FF" w:rsidRPr="00370AB4">
        <w:rPr>
          <w:sz w:val="24"/>
          <w:szCs w:val="24"/>
        </w:rPr>
        <w:t xml:space="preserve"> Witzig, C.; Zumbulte, N.; Ivleva, N. P. Analysis of microplastics in drinking water and other clean water samples with micro-Raman and micro-infrared spectroscopy: minimum requirements and best practice guidelines. </w:t>
      </w:r>
      <w:r w:rsidR="002918FF" w:rsidRPr="0052191E">
        <w:rPr>
          <w:i/>
          <w:iCs/>
          <w:sz w:val="24"/>
          <w:szCs w:val="24"/>
        </w:rPr>
        <w:t>Anal. Bioanal. Chem.</w:t>
      </w:r>
      <w:r w:rsidR="002918FF">
        <w:rPr>
          <w:i/>
          <w:iCs/>
          <w:sz w:val="24"/>
          <w:szCs w:val="24"/>
        </w:rPr>
        <w:t xml:space="preserve"> </w:t>
      </w:r>
      <w:r w:rsidR="00370AB4" w:rsidRPr="00370AB4">
        <w:rPr>
          <w:b/>
          <w:bCs/>
          <w:sz w:val="24"/>
          <w:szCs w:val="24"/>
        </w:rPr>
        <w:t>2021</w:t>
      </w:r>
      <w:r w:rsidR="00370AB4">
        <w:rPr>
          <w:sz w:val="24"/>
          <w:szCs w:val="24"/>
        </w:rPr>
        <w:t xml:space="preserve">, </w:t>
      </w:r>
      <w:r w:rsidR="00370AB4" w:rsidRPr="00370AB4">
        <w:rPr>
          <w:i/>
          <w:iCs/>
          <w:sz w:val="24"/>
          <w:szCs w:val="24"/>
        </w:rPr>
        <w:t>413</w:t>
      </w:r>
      <w:r w:rsidR="00370AB4">
        <w:rPr>
          <w:sz w:val="24"/>
          <w:szCs w:val="24"/>
        </w:rPr>
        <w:t>, 5969</w:t>
      </w:r>
      <w:ins w:id="361" w:author="Clough, Madeline" w:date="2024-04-30T10:53:00Z">
        <w:r w:rsidR="007768CC">
          <w:rPr>
            <w:rFonts w:cs="Times"/>
          </w:rPr>
          <w:t>–</w:t>
        </w:r>
      </w:ins>
      <w:del w:id="362" w:author="Clough, Madeline" w:date="2024-04-30T10:53:00Z">
        <w:r w:rsidR="00370AB4" w:rsidDel="007768CC">
          <w:rPr>
            <w:sz w:val="24"/>
            <w:szCs w:val="24"/>
          </w:rPr>
          <w:delText>—</w:delText>
        </w:r>
      </w:del>
      <w:r w:rsidR="00370AB4">
        <w:rPr>
          <w:sz w:val="24"/>
          <w:szCs w:val="24"/>
        </w:rPr>
        <w:t xml:space="preserve">5994. </w:t>
      </w:r>
    </w:p>
  </w:endnote>
  <w:endnote w:id="33">
    <w:p w14:paraId="7B5857BA" w14:textId="5EEEB15D" w:rsidR="00B65C33" w:rsidRDefault="00B65C33">
      <w:pPr>
        <w:pStyle w:val="EndnoteText"/>
      </w:pPr>
      <w:r>
        <w:rPr>
          <w:rStyle w:val="EndnoteReference"/>
        </w:rPr>
        <w:endnoteRef/>
      </w:r>
      <w:r>
        <w:t xml:space="preserve"> </w:t>
      </w:r>
      <w:r w:rsidRPr="00DC2150">
        <w:rPr>
          <w:sz w:val="24"/>
          <w:szCs w:val="24"/>
        </w:rPr>
        <w:t>Boruta</w:t>
      </w:r>
      <w:r w:rsidR="00BC4A86" w:rsidRPr="00DC2150">
        <w:rPr>
          <w:sz w:val="24"/>
          <w:szCs w:val="24"/>
        </w:rPr>
        <w:t xml:space="preserve">, M. </w:t>
      </w:r>
      <w:r w:rsidR="00D568E1" w:rsidRPr="00DC2150">
        <w:rPr>
          <w:sz w:val="24"/>
          <w:szCs w:val="24"/>
        </w:rPr>
        <w:t xml:space="preserve">FT-IR Search Algorithm – Assessing the Quality of a Match. </w:t>
      </w:r>
      <w:r w:rsidR="00D568E1" w:rsidRPr="00D32DD5">
        <w:rPr>
          <w:i/>
          <w:iCs/>
          <w:sz w:val="24"/>
          <w:szCs w:val="24"/>
        </w:rPr>
        <w:t xml:space="preserve">Spectroscopy </w:t>
      </w:r>
      <w:r w:rsidR="00D568E1" w:rsidRPr="00D32DD5">
        <w:rPr>
          <w:b/>
          <w:bCs/>
          <w:sz w:val="24"/>
          <w:szCs w:val="24"/>
        </w:rPr>
        <w:t>2012</w:t>
      </w:r>
      <w:r w:rsidR="00D568E1" w:rsidRPr="00DC2150">
        <w:rPr>
          <w:sz w:val="24"/>
          <w:szCs w:val="24"/>
        </w:rPr>
        <w:t xml:space="preserve">, </w:t>
      </w:r>
      <w:r w:rsidR="00DC2150" w:rsidRPr="00D32DD5">
        <w:rPr>
          <w:i/>
          <w:iCs/>
          <w:sz w:val="24"/>
          <w:szCs w:val="24"/>
        </w:rPr>
        <w:t>27</w:t>
      </w:r>
      <w:r w:rsidR="00D32DD5">
        <w:rPr>
          <w:sz w:val="24"/>
          <w:szCs w:val="24"/>
        </w:rPr>
        <w:t>, s26</w:t>
      </w:r>
      <w:ins w:id="384" w:author="Clough, Madeline" w:date="2024-04-30T10:53:00Z">
        <w:r w:rsidR="007768CC">
          <w:rPr>
            <w:rFonts w:cs="Times"/>
          </w:rPr>
          <w:t>–</w:t>
        </w:r>
      </w:ins>
      <w:del w:id="385" w:author="Clough, Madeline" w:date="2024-04-30T10:53:00Z">
        <w:r w:rsidR="00D32DD5" w:rsidDel="007768CC">
          <w:rPr>
            <w:sz w:val="24"/>
            <w:szCs w:val="24"/>
          </w:rPr>
          <w:delText>—</w:delText>
        </w:r>
      </w:del>
      <w:r w:rsidR="00D32DD5">
        <w:rPr>
          <w:sz w:val="24"/>
          <w:szCs w:val="24"/>
        </w:rPr>
        <w:t>s33</w:t>
      </w:r>
      <w:r w:rsidR="00DC2150" w:rsidRPr="00DC2150">
        <w:rPr>
          <w:sz w:val="24"/>
          <w:szCs w:val="24"/>
        </w:rPr>
        <w:t>.</w:t>
      </w:r>
    </w:p>
  </w:endnote>
  <w:endnote w:id="34">
    <w:p w14:paraId="13574673" w14:textId="4F6E35D3" w:rsidR="00B65C33" w:rsidRDefault="00B65C33">
      <w:pPr>
        <w:pStyle w:val="EndnoteText"/>
      </w:pPr>
      <w:r>
        <w:rPr>
          <w:rStyle w:val="EndnoteReference"/>
        </w:rPr>
        <w:endnoteRef/>
      </w:r>
      <w:r>
        <w:t xml:space="preserve"> </w:t>
      </w:r>
      <w:r w:rsidRPr="009F4BCC">
        <w:rPr>
          <w:sz w:val="24"/>
          <w:szCs w:val="24"/>
        </w:rPr>
        <w:t>Acik</w:t>
      </w:r>
      <w:r w:rsidR="00EE02EF" w:rsidRPr="009F4BCC">
        <w:rPr>
          <w:sz w:val="24"/>
          <w:szCs w:val="24"/>
        </w:rPr>
        <w:t xml:space="preserve">, G.; Cansoy, C. E.; Kamaci, M. </w:t>
      </w:r>
      <w:r w:rsidR="009F4BCC" w:rsidRPr="009F4BCC">
        <w:rPr>
          <w:sz w:val="24"/>
          <w:szCs w:val="24"/>
        </w:rPr>
        <w:t xml:space="preserve">Effect of flow rate on wetting and optical properties of electrospun poly(vinyl acetate) micro-fibers. </w:t>
      </w:r>
      <w:r w:rsidR="00B71E29" w:rsidRPr="00B71E29">
        <w:rPr>
          <w:i/>
          <w:iCs/>
          <w:sz w:val="24"/>
          <w:szCs w:val="24"/>
        </w:rPr>
        <w:t>Colloid Polym. Sci</w:t>
      </w:r>
      <w:r w:rsidR="00B71E29" w:rsidRPr="00B71E29">
        <w:rPr>
          <w:sz w:val="24"/>
          <w:szCs w:val="24"/>
        </w:rPr>
        <w:t>.</w:t>
      </w:r>
      <w:r w:rsidR="00B71E29" w:rsidRPr="00B71E29">
        <w:rPr>
          <w:b/>
          <w:bCs/>
          <w:sz w:val="24"/>
          <w:szCs w:val="24"/>
        </w:rPr>
        <w:t xml:space="preserve"> </w:t>
      </w:r>
      <w:r w:rsidR="009F4BCC" w:rsidRPr="00B71E29">
        <w:rPr>
          <w:b/>
          <w:bCs/>
          <w:sz w:val="24"/>
          <w:szCs w:val="24"/>
        </w:rPr>
        <w:t>2018</w:t>
      </w:r>
      <w:r w:rsidR="009F4BCC" w:rsidRPr="009F4BCC">
        <w:rPr>
          <w:sz w:val="24"/>
          <w:szCs w:val="24"/>
        </w:rPr>
        <w:t xml:space="preserve">, </w:t>
      </w:r>
      <w:r w:rsidR="009F4BCC" w:rsidRPr="00B71E29">
        <w:rPr>
          <w:i/>
          <w:iCs/>
          <w:sz w:val="24"/>
          <w:szCs w:val="24"/>
        </w:rPr>
        <w:t>297</w:t>
      </w:r>
      <w:r w:rsidR="009F4BCC" w:rsidRPr="009F4BCC">
        <w:rPr>
          <w:sz w:val="24"/>
          <w:szCs w:val="24"/>
        </w:rPr>
        <w:t>, 77</w:t>
      </w:r>
      <w:ins w:id="400" w:author="Clough, Madeline" w:date="2024-04-30T10:54:00Z">
        <w:r w:rsidR="007768CC">
          <w:rPr>
            <w:rFonts w:cs="Times"/>
          </w:rPr>
          <w:t>–</w:t>
        </w:r>
      </w:ins>
      <w:del w:id="401" w:author="Clough, Madeline" w:date="2024-04-30T10:54:00Z">
        <w:r w:rsidR="009F4BCC" w:rsidRPr="009F4BCC" w:rsidDel="007768CC">
          <w:rPr>
            <w:sz w:val="24"/>
            <w:szCs w:val="24"/>
          </w:rPr>
          <w:delText>—</w:delText>
        </w:r>
      </w:del>
      <w:r w:rsidR="009F4BCC" w:rsidRPr="009F4BCC">
        <w:rPr>
          <w:sz w:val="24"/>
          <w:szCs w:val="24"/>
        </w:rPr>
        <w:t xml:space="preserve">83. </w:t>
      </w:r>
    </w:p>
  </w:endnote>
  <w:endnote w:id="35">
    <w:p w14:paraId="3B18A8D6" w14:textId="3770D41C" w:rsidR="00B65C33" w:rsidRPr="00734F0F" w:rsidRDefault="00B65C33">
      <w:pPr>
        <w:pStyle w:val="EndnoteText"/>
      </w:pPr>
      <w:r>
        <w:rPr>
          <w:rStyle w:val="EndnoteReference"/>
        </w:rPr>
        <w:endnoteRef/>
      </w:r>
      <w:r>
        <w:t xml:space="preserve"> </w:t>
      </w:r>
      <w:r w:rsidRPr="002B101F">
        <w:rPr>
          <w:sz w:val="24"/>
          <w:szCs w:val="24"/>
        </w:rPr>
        <w:t>Rolere</w:t>
      </w:r>
      <w:r w:rsidR="00B60E42" w:rsidRPr="002B101F">
        <w:rPr>
          <w:sz w:val="24"/>
          <w:szCs w:val="24"/>
        </w:rPr>
        <w:t xml:space="preserve">, S.; Liengprayoon, S.; Vaysse, L.; Sainte-Beuve, J.; Bonfils, F. Investigating natural rubber composition with Fourier Transform Infrared (FT-IR) spectroscopy: A rapid and non-destructive method to determine both protein and lipid contents simultaneously. </w:t>
      </w:r>
      <w:r w:rsidR="002B101F" w:rsidRPr="002B101F">
        <w:rPr>
          <w:i/>
          <w:iCs/>
          <w:sz w:val="24"/>
          <w:szCs w:val="24"/>
        </w:rPr>
        <w:t>Polym. Test</w:t>
      </w:r>
      <w:r w:rsidR="002B101F" w:rsidRPr="002B101F">
        <w:rPr>
          <w:sz w:val="24"/>
          <w:szCs w:val="24"/>
        </w:rPr>
        <w:t xml:space="preserve">. </w:t>
      </w:r>
      <w:r w:rsidR="002B101F" w:rsidRPr="002B101F">
        <w:rPr>
          <w:b/>
          <w:bCs/>
          <w:sz w:val="24"/>
          <w:szCs w:val="24"/>
        </w:rPr>
        <w:t>2015</w:t>
      </w:r>
      <w:r w:rsidR="002B101F" w:rsidRPr="002B101F">
        <w:rPr>
          <w:sz w:val="24"/>
          <w:szCs w:val="24"/>
        </w:rPr>
        <w:t xml:space="preserve">, </w:t>
      </w:r>
      <w:r w:rsidR="002B101F" w:rsidRPr="00734F0F">
        <w:rPr>
          <w:i/>
          <w:iCs/>
          <w:sz w:val="24"/>
          <w:szCs w:val="24"/>
        </w:rPr>
        <w:t>43</w:t>
      </w:r>
      <w:r w:rsidR="002B101F" w:rsidRPr="00734F0F">
        <w:rPr>
          <w:sz w:val="24"/>
          <w:szCs w:val="24"/>
        </w:rPr>
        <w:t>, 83</w:t>
      </w:r>
      <w:ins w:id="402" w:author="Clough, Madeline" w:date="2024-04-30T10:54:00Z">
        <w:r w:rsidR="007768CC">
          <w:rPr>
            <w:rFonts w:cs="Times"/>
          </w:rPr>
          <w:t>–</w:t>
        </w:r>
      </w:ins>
      <w:del w:id="403" w:author="Clough, Madeline" w:date="2024-04-30T10:54:00Z">
        <w:r w:rsidR="002B101F" w:rsidRPr="00734F0F" w:rsidDel="007768CC">
          <w:rPr>
            <w:sz w:val="24"/>
            <w:szCs w:val="24"/>
          </w:rPr>
          <w:delText>—</w:delText>
        </w:r>
      </w:del>
      <w:r w:rsidR="002B101F" w:rsidRPr="00734F0F">
        <w:rPr>
          <w:sz w:val="24"/>
          <w:szCs w:val="24"/>
        </w:rPr>
        <w:t xml:space="preserve">93. </w:t>
      </w:r>
    </w:p>
  </w:endnote>
  <w:endnote w:id="36">
    <w:p w14:paraId="28D73874" w14:textId="62AFBC8B" w:rsidR="00161A74" w:rsidRPr="00734F0F" w:rsidRDefault="00161A74">
      <w:pPr>
        <w:pStyle w:val="EndnoteText"/>
        <w:rPr>
          <w:sz w:val="24"/>
          <w:szCs w:val="24"/>
        </w:rPr>
      </w:pPr>
      <w:r w:rsidRPr="00734F0F">
        <w:rPr>
          <w:rStyle w:val="EndnoteReference"/>
        </w:rPr>
        <w:endnoteRef/>
      </w:r>
      <w:r w:rsidRPr="00734F0F">
        <w:t xml:space="preserve"> </w:t>
      </w:r>
      <w:r w:rsidRPr="00734F0F">
        <w:rPr>
          <w:sz w:val="24"/>
          <w:szCs w:val="24"/>
        </w:rPr>
        <w:t>Gonzalez</w:t>
      </w:r>
      <w:r w:rsidR="006F1015" w:rsidRPr="00734F0F">
        <w:rPr>
          <w:sz w:val="24"/>
          <w:szCs w:val="24"/>
        </w:rPr>
        <w:t xml:space="preserve">, V.; Guerrero, C.; Oritz, U. </w:t>
      </w:r>
      <w:r w:rsidR="00620B21" w:rsidRPr="00734F0F">
        <w:rPr>
          <w:sz w:val="24"/>
          <w:szCs w:val="24"/>
        </w:rPr>
        <w:t xml:space="preserve">Chemical structure and compatibility of polyamide-chitin and chitosan blends. </w:t>
      </w:r>
      <w:r w:rsidR="00620B21" w:rsidRPr="00734F0F">
        <w:rPr>
          <w:i/>
          <w:iCs/>
          <w:sz w:val="24"/>
          <w:szCs w:val="24"/>
        </w:rPr>
        <w:t>J. Appl. Polym. Sci.</w:t>
      </w:r>
      <w:r w:rsidR="00734F0F" w:rsidRPr="00734F0F">
        <w:rPr>
          <w:b/>
          <w:bCs/>
          <w:i/>
          <w:iCs/>
          <w:sz w:val="24"/>
          <w:szCs w:val="24"/>
        </w:rPr>
        <w:t xml:space="preserve"> </w:t>
      </w:r>
      <w:r w:rsidR="00734F0F" w:rsidRPr="00734F0F">
        <w:rPr>
          <w:b/>
          <w:bCs/>
          <w:sz w:val="24"/>
          <w:szCs w:val="24"/>
        </w:rPr>
        <w:t>2000</w:t>
      </w:r>
      <w:r w:rsidR="00734F0F" w:rsidRPr="00734F0F">
        <w:rPr>
          <w:sz w:val="24"/>
          <w:szCs w:val="24"/>
        </w:rPr>
        <w:t xml:space="preserve">, </w:t>
      </w:r>
      <w:r w:rsidR="00734F0F" w:rsidRPr="00734F0F">
        <w:rPr>
          <w:i/>
          <w:iCs/>
          <w:sz w:val="24"/>
          <w:szCs w:val="24"/>
        </w:rPr>
        <w:t>78</w:t>
      </w:r>
      <w:r w:rsidR="00734F0F" w:rsidRPr="00734F0F">
        <w:rPr>
          <w:sz w:val="24"/>
          <w:szCs w:val="24"/>
        </w:rPr>
        <w:t>, 850</w:t>
      </w:r>
      <w:ins w:id="404" w:author="Clough, Madeline" w:date="2024-04-30T10:54:00Z">
        <w:r w:rsidR="007768CC">
          <w:rPr>
            <w:rFonts w:cs="Times"/>
          </w:rPr>
          <w:t>–</w:t>
        </w:r>
      </w:ins>
      <w:del w:id="405" w:author="Clough, Madeline" w:date="2024-04-30T10:54:00Z">
        <w:r w:rsidR="00734F0F" w:rsidRPr="00734F0F" w:rsidDel="007768CC">
          <w:rPr>
            <w:sz w:val="24"/>
            <w:szCs w:val="24"/>
          </w:rPr>
          <w:delText>—</w:delText>
        </w:r>
      </w:del>
      <w:r w:rsidR="00734F0F" w:rsidRPr="00734F0F">
        <w:rPr>
          <w:sz w:val="24"/>
          <w:szCs w:val="24"/>
        </w:rPr>
        <w:t xml:space="preserve">857. </w:t>
      </w:r>
    </w:p>
  </w:endnote>
  <w:endnote w:id="37">
    <w:p w14:paraId="0490BBC8" w14:textId="49DDA6E5" w:rsidR="005D4BB2" w:rsidRPr="00190FAF" w:rsidRDefault="005D4BB2">
      <w:pPr>
        <w:pStyle w:val="EndnoteText"/>
      </w:pPr>
      <w:r>
        <w:rPr>
          <w:rStyle w:val="EndnoteReference"/>
        </w:rPr>
        <w:endnoteRef/>
      </w:r>
      <w:r>
        <w:t xml:space="preserve"> </w:t>
      </w:r>
      <w:r w:rsidRPr="00DB1841">
        <w:rPr>
          <w:sz w:val="24"/>
          <w:szCs w:val="24"/>
        </w:rPr>
        <w:t>Brandt</w:t>
      </w:r>
      <w:r w:rsidR="007E5C72" w:rsidRPr="00DB1841">
        <w:rPr>
          <w:sz w:val="24"/>
          <w:szCs w:val="24"/>
        </w:rPr>
        <w:t>, J.; Bittrich, L.; Fischer, F.; Kanaki, E.; Tagg, A.; Lenz, R.; Labrenz, M.; Brandes, E.; Fischer, D.; Eichhorn, K.-J.</w:t>
      </w:r>
      <w:r w:rsidR="00190FAF" w:rsidRPr="00DB1841">
        <w:rPr>
          <w:sz w:val="24"/>
          <w:szCs w:val="24"/>
        </w:rPr>
        <w:t xml:space="preserve"> High-Throughput Analyses of Microplastic Samples Using Fourier Transform Infrared and Raman Spectrometry. </w:t>
      </w:r>
      <w:r w:rsidR="00190FAF" w:rsidRPr="00533181">
        <w:rPr>
          <w:i/>
          <w:iCs/>
          <w:sz w:val="24"/>
          <w:szCs w:val="24"/>
        </w:rPr>
        <w:t>Appl. Spectrosc</w:t>
      </w:r>
      <w:r w:rsidR="00190FAF">
        <w:rPr>
          <w:i/>
          <w:iCs/>
          <w:sz w:val="24"/>
          <w:szCs w:val="24"/>
        </w:rPr>
        <w:t xml:space="preserve">. </w:t>
      </w:r>
      <w:r w:rsidR="00190FAF" w:rsidRPr="00DB1841">
        <w:rPr>
          <w:b/>
          <w:bCs/>
          <w:sz w:val="24"/>
          <w:szCs w:val="24"/>
        </w:rPr>
        <w:t>2020</w:t>
      </w:r>
      <w:r w:rsidR="00190FAF">
        <w:rPr>
          <w:sz w:val="24"/>
          <w:szCs w:val="24"/>
        </w:rPr>
        <w:t xml:space="preserve">, </w:t>
      </w:r>
      <w:r w:rsidR="00190FAF" w:rsidRPr="00DB1841">
        <w:rPr>
          <w:i/>
          <w:iCs/>
          <w:sz w:val="24"/>
          <w:szCs w:val="24"/>
        </w:rPr>
        <w:t>74</w:t>
      </w:r>
      <w:r w:rsidR="00190FAF">
        <w:rPr>
          <w:sz w:val="24"/>
          <w:szCs w:val="24"/>
        </w:rPr>
        <w:t xml:space="preserve">, </w:t>
      </w:r>
      <w:r w:rsidR="00B54C74">
        <w:rPr>
          <w:sz w:val="24"/>
          <w:szCs w:val="24"/>
        </w:rPr>
        <w:t>1185</w:t>
      </w:r>
      <w:ins w:id="407" w:author="Clough, Madeline" w:date="2024-04-30T10:54:00Z">
        <w:r w:rsidR="007768CC">
          <w:rPr>
            <w:rFonts w:cs="Times"/>
          </w:rPr>
          <w:t>–</w:t>
        </w:r>
      </w:ins>
      <w:del w:id="408" w:author="Clough, Madeline" w:date="2024-04-30T10:54:00Z">
        <w:r w:rsidR="00B54C74" w:rsidDel="007768CC">
          <w:rPr>
            <w:sz w:val="24"/>
            <w:szCs w:val="24"/>
          </w:rPr>
          <w:delText>—</w:delText>
        </w:r>
      </w:del>
      <w:r w:rsidR="00B54C74">
        <w:rPr>
          <w:sz w:val="24"/>
          <w:szCs w:val="24"/>
        </w:rPr>
        <w:t xml:space="preserve">1197. </w:t>
      </w:r>
    </w:p>
  </w:endnote>
  <w:endnote w:id="38">
    <w:p w14:paraId="0238B584" w14:textId="4A02B168" w:rsidR="008B2FBD" w:rsidRDefault="00A02245">
      <w:pPr>
        <w:pStyle w:val="EndnoteText"/>
        <w:rPr>
          <w:sz w:val="24"/>
          <w:szCs w:val="24"/>
        </w:rPr>
      </w:pPr>
      <w:r w:rsidRPr="00EC6B97">
        <w:rPr>
          <w:rStyle w:val="EndnoteReference"/>
        </w:rPr>
        <w:endnoteRef/>
      </w:r>
      <w:r w:rsidR="008B2FBD" w:rsidRPr="00EC6B97">
        <w:rPr>
          <w:sz w:val="24"/>
          <w:szCs w:val="24"/>
        </w:rPr>
        <w:t xml:space="preserve"> Vovk, V. Conditional Validity of Inductive Conformal Predictors. </w:t>
      </w:r>
      <w:r w:rsidR="008B2FBD" w:rsidRPr="00EC6B97">
        <w:rPr>
          <w:i/>
          <w:iCs/>
          <w:sz w:val="24"/>
          <w:szCs w:val="24"/>
        </w:rPr>
        <w:t>J. Mach. Learn. Res.</w:t>
      </w:r>
      <w:r w:rsidR="008B2FBD" w:rsidRPr="00EC6B97">
        <w:rPr>
          <w:sz w:val="24"/>
          <w:szCs w:val="24"/>
        </w:rPr>
        <w:t xml:space="preserve"> </w:t>
      </w:r>
      <w:r w:rsidR="008B2FBD" w:rsidRPr="00EC6B97">
        <w:rPr>
          <w:b/>
          <w:bCs/>
          <w:sz w:val="24"/>
          <w:szCs w:val="24"/>
        </w:rPr>
        <w:t>2012</w:t>
      </w:r>
      <w:r w:rsidR="008B2FBD" w:rsidRPr="00EC6B97">
        <w:rPr>
          <w:sz w:val="24"/>
          <w:szCs w:val="24"/>
        </w:rPr>
        <w:t xml:space="preserve">, </w:t>
      </w:r>
      <w:r w:rsidR="008B2FBD" w:rsidRPr="00EC6B97">
        <w:rPr>
          <w:i/>
          <w:iCs/>
          <w:sz w:val="24"/>
          <w:szCs w:val="24"/>
        </w:rPr>
        <w:t>25</w:t>
      </w:r>
      <w:r w:rsidR="008B2FBD" w:rsidRPr="00EC6B97">
        <w:rPr>
          <w:sz w:val="24"/>
          <w:szCs w:val="24"/>
        </w:rPr>
        <w:t>, 475</w:t>
      </w:r>
      <w:ins w:id="482" w:author="Clough, Madeline" w:date="2024-04-30T10:54:00Z">
        <w:r w:rsidR="007768CC">
          <w:rPr>
            <w:rFonts w:cs="Times"/>
          </w:rPr>
          <w:t>–</w:t>
        </w:r>
      </w:ins>
      <w:del w:id="483" w:author="Clough, Madeline" w:date="2024-04-30T10:54:00Z">
        <w:r w:rsidR="008B2FBD" w:rsidRPr="00EC6B97" w:rsidDel="007768CC">
          <w:rPr>
            <w:sz w:val="24"/>
            <w:szCs w:val="24"/>
          </w:rPr>
          <w:delText>-</w:delText>
        </w:r>
      </w:del>
      <w:r w:rsidR="008B2FBD" w:rsidRPr="00EC6B97">
        <w:rPr>
          <w:sz w:val="24"/>
          <w:szCs w:val="24"/>
        </w:rPr>
        <w:t>490.</w:t>
      </w:r>
    </w:p>
    <w:p w14:paraId="54CFD703" w14:textId="77777777" w:rsidR="009F6285" w:rsidRDefault="009F6285">
      <w:pPr>
        <w:pStyle w:val="EndnoteText"/>
        <w:rPr>
          <w:sz w:val="24"/>
          <w:szCs w:val="24"/>
        </w:rPr>
      </w:pPr>
    </w:p>
    <w:p w14:paraId="20B4C5B9" w14:textId="77777777" w:rsidR="009F6285" w:rsidRDefault="009F6285" w:rsidP="001F0EB4">
      <w:pPr>
        <w:pStyle w:val="SNSynopsisTOC"/>
      </w:pPr>
    </w:p>
    <w:p w14:paraId="7004B96E" w14:textId="0BDD567D" w:rsidR="009F6285" w:rsidRPr="001F0EB4" w:rsidRDefault="002D5C09" w:rsidP="001F0EB4">
      <w:pPr>
        <w:pStyle w:val="SNSynopsisTOC"/>
        <w:rPr>
          <w:rFonts w:cs="Times"/>
        </w:rPr>
      </w:pPr>
      <w:r w:rsidRPr="001F0EB4">
        <w:rPr>
          <w:rFonts w:cs="Times"/>
        </w:rPr>
        <w:t>TOC GRAPHIC</w:t>
      </w:r>
    </w:p>
    <w:p w14:paraId="296E96F3" w14:textId="0EB1ACC8" w:rsidR="002D5C09" w:rsidRPr="001F0EB4" w:rsidRDefault="002D5C09">
      <w:pPr>
        <w:pStyle w:val="EndnoteText"/>
        <w:rPr>
          <w:rFonts w:cs="Times"/>
          <w:sz w:val="24"/>
          <w:szCs w:val="24"/>
          <w:highlight w:val="yellow"/>
        </w:rPr>
      </w:pPr>
      <w:r w:rsidRPr="001F0EB4">
        <w:rPr>
          <w:rFonts w:cs="Times"/>
          <w:noProof/>
          <w:sz w:val="24"/>
          <w:szCs w:val="24"/>
        </w:rPr>
        <w:drawing>
          <wp:inline distT="0" distB="0" distL="0" distR="0" wp14:anchorId="513E2F2D" wp14:editId="5DCA0753">
            <wp:extent cx="2810256" cy="1286256"/>
            <wp:effectExtent l="0" t="0" r="0" b="9525"/>
            <wp:docPr id="350718752"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11867" name="Picture 1" descr="A diagram of a graph&#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2810256" cy="1286256"/>
                    </a:xfrm>
                    <a:prstGeom prst="rect">
                      <a:avLst/>
                    </a:prstGeom>
                  </pic:spPr>
                </pic:pic>
              </a:graphicData>
            </a:graphic>
          </wp:inline>
        </w:drawing>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w:altName w:val="Times New Roman"/>
    <w:panose1 w:val="020B06040202020202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York">
    <w:altName w:val="Times New Roman"/>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no Pro">
    <w:altName w:val="Times New Roman"/>
    <w:panose1 w:val="020B0604020202020204"/>
    <w:charset w:val="00"/>
    <w:family w:val="roman"/>
    <w:notTrueType/>
    <w:pitch w:val="variable"/>
    <w:sig w:usb0="60000287" w:usb1="00000001"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152AB" w14:textId="77777777" w:rsidR="003B4AF3" w:rsidRDefault="003B4A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2DD5C77" w14:textId="77777777" w:rsidR="003B4AF3" w:rsidRDefault="003B4AF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6C944" w14:textId="77777777" w:rsidR="003B4AF3" w:rsidRDefault="003B4A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A42F0">
      <w:rPr>
        <w:rStyle w:val="PageNumber"/>
        <w:noProof/>
      </w:rPr>
      <w:t>1</w:t>
    </w:r>
    <w:r>
      <w:rPr>
        <w:rStyle w:val="PageNumber"/>
      </w:rPr>
      <w:fldChar w:fldCharType="end"/>
    </w:r>
  </w:p>
  <w:p w14:paraId="53D431B5" w14:textId="77777777" w:rsidR="003B4AF3" w:rsidRDefault="003B4AF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47DC8" w14:textId="77777777" w:rsidR="00885464" w:rsidRDefault="00885464">
      <w:r>
        <w:separator/>
      </w:r>
    </w:p>
  </w:footnote>
  <w:footnote w:type="continuationSeparator" w:id="0">
    <w:p w14:paraId="57D8BBE0" w14:textId="77777777" w:rsidR="00885464" w:rsidRDefault="008854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47C33"/>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0D4588"/>
    <w:multiLevelType w:val="hybridMultilevel"/>
    <w:tmpl w:val="56DCB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01202A"/>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C86632"/>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6D3F9A"/>
    <w:multiLevelType w:val="singleLevel"/>
    <w:tmpl w:val="8BC469AA"/>
    <w:lvl w:ilvl="0">
      <w:start w:val="1"/>
      <w:numFmt w:val="lowerLetter"/>
      <w:lvlText w:val="%1."/>
      <w:lvlJc w:val="left"/>
      <w:pPr>
        <w:tabs>
          <w:tab w:val="num" w:pos="720"/>
        </w:tabs>
        <w:ind w:left="720" w:hanging="360"/>
      </w:pPr>
      <w:rPr>
        <w:rFonts w:hint="default"/>
      </w:rPr>
    </w:lvl>
  </w:abstractNum>
  <w:abstractNum w:abstractNumId="5" w15:restartNumberingAfterBreak="0">
    <w:nsid w:val="34FD0C72"/>
    <w:multiLevelType w:val="singleLevel"/>
    <w:tmpl w:val="0409000F"/>
    <w:lvl w:ilvl="0">
      <w:start w:val="1"/>
      <w:numFmt w:val="decimal"/>
      <w:lvlText w:val="%1."/>
      <w:lvlJc w:val="left"/>
      <w:pPr>
        <w:tabs>
          <w:tab w:val="num" w:pos="360"/>
        </w:tabs>
        <w:ind w:left="360" w:hanging="360"/>
      </w:pPr>
      <w:rPr>
        <w:rFonts w:hint="default"/>
      </w:rPr>
    </w:lvl>
  </w:abstractNum>
  <w:abstractNum w:abstractNumId="6" w15:restartNumberingAfterBreak="0">
    <w:nsid w:val="3762623B"/>
    <w:multiLevelType w:val="singleLevel"/>
    <w:tmpl w:val="0409000F"/>
    <w:lvl w:ilvl="0">
      <w:start w:val="1"/>
      <w:numFmt w:val="decimal"/>
      <w:lvlText w:val="%1."/>
      <w:lvlJc w:val="left"/>
      <w:pPr>
        <w:tabs>
          <w:tab w:val="num" w:pos="360"/>
        </w:tabs>
        <w:ind w:left="360" w:hanging="360"/>
      </w:pPr>
      <w:rPr>
        <w:rFonts w:hint="default"/>
      </w:rPr>
    </w:lvl>
  </w:abstractNum>
  <w:abstractNum w:abstractNumId="7" w15:restartNumberingAfterBreak="0">
    <w:nsid w:val="384622AB"/>
    <w:multiLevelType w:val="singleLevel"/>
    <w:tmpl w:val="6FF0DD10"/>
    <w:lvl w:ilvl="0">
      <w:start w:val="1"/>
      <w:numFmt w:val="lowerLetter"/>
      <w:lvlText w:val="%1."/>
      <w:lvlJc w:val="left"/>
      <w:pPr>
        <w:tabs>
          <w:tab w:val="num" w:pos="922"/>
        </w:tabs>
        <w:ind w:left="922" w:hanging="360"/>
      </w:pPr>
      <w:rPr>
        <w:rFonts w:hint="default"/>
      </w:rPr>
    </w:lvl>
  </w:abstractNum>
  <w:abstractNum w:abstractNumId="8" w15:restartNumberingAfterBreak="0">
    <w:nsid w:val="3E7A7E0C"/>
    <w:multiLevelType w:val="singleLevel"/>
    <w:tmpl w:val="E32C900E"/>
    <w:lvl w:ilvl="0">
      <w:start w:val="1"/>
      <w:numFmt w:val="decimal"/>
      <w:lvlText w:val="%1."/>
      <w:lvlJc w:val="left"/>
      <w:pPr>
        <w:tabs>
          <w:tab w:val="num" w:pos="562"/>
        </w:tabs>
        <w:ind w:left="562" w:hanging="360"/>
      </w:pPr>
      <w:rPr>
        <w:rFonts w:hint="default"/>
      </w:rPr>
    </w:lvl>
  </w:abstractNum>
  <w:abstractNum w:abstractNumId="9" w15:restartNumberingAfterBreak="0">
    <w:nsid w:val="41DB2E3C"/>
    <w:multiLevelType w:val="singleLevel"/>
    <w:tmpl w:val="E5E28CB0"/>
    <w:lvl w:ilvl="0">
      <w:start w:val="1"/>
      <w:numFmt w:val="lowerLetter"/>
      <w:lvlText w:val="%1."/>
      <w:lvlJc w:val="left"/>
      <w:pPr>
        <w:tabs>
          <w:tab w:val="num" w:pos="1080"/>
        </w:tabs>
        <w:ind w:left="1080" w:hanging="360"/>
      </w:pPr>
      <w:rPr>
        <w:rFonts w:hint="default"/>
      </w:rPr>
    </w:lvl>
  </w:abstractNum>
  <w:abstractNum w:abstractNumId="10" w15:restartNumberingAfterBreak="0">
    <w:nsid w:val="71756EC6"/>
    <w:multiLevelType w:val="hybridMultilevel"/>
    <w:tmpl w:val="28466C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3239600">
    <w:abstractNumId w:val="8"/>
  </w:num>
  <w:num w:numId="2" w16cid:durableId="815149711">
    <w:abstractNumId w:val="6"/>
  </w:num>
  <w:num w:numId="3" w16cid:durableId="73868619">
    <w:abstractNumId w:val="9"/>
  </w:num>
  <w:num w:numId="4" w16cid:durableId="645549748">
    <w:abstractNumId w:val="7"/>
  </w:num>
  <w:num w:numId="5" w16cid:durableId="696740279">
    <w:abstractNumId w:val="5"/>
  </w:num>
  <w:num w:numId="6" w16cid:durableId="1315641796">
    <w:abstractNumId w:val="4"/>
  </w:num>
  <w:num w:numId="7" w16cid:durableId="412287333">
    <w:abstractNumId w:val="3"/>
  </w:num>
  <w:num w:numId="8" w16cid:durableId="1748335705">
    <w:abstractNumId w:val="1"/>
  </w:num>
  <w:num w:numId="9" w16cid:durableId="1958363749">
    <w:abstractNumId w:val="0"/>
  </w:num>
  <w:num w:numId="10" w16cid:durableId="395326410">
    <w:abstractNumId w:val="2"/>
  </w:num>
  <w:num w:numId="11" w16cid:durableId="205724165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lough, Madeline">
    <w15:presenceInfo w15:providerId="AD" w15:userId="S::cloughm@umich.edu::2f947ad1-2f9c-4b6e-9742-21e74e7d01e3"/>
  </w15:person>
  <w15:person w15:author="Ochoa, Eduardo">
    <w15:presenceInfo w15:providerId="AD" w15:userId="S::eochoa@umich.edu::32339edd-0a4a-4cf4-986b-4b551de48f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B2B"/>
    <w:rsid w:val="000002F2"/>
    <w:rsid w:val="000005A6"/>
    <w:rsid w:val="00004478"/>
    <w:rsid w:val="0000536C"/>
    <w:rsid w:val="0000560C"/>
    <w:rsid w:val="00006F85"/>
    <w:rsid w:val="000138CB"/>
    <w:rsid w:val="0001477C"/>
    <w:rsid w:val="0001537A"/>
    <w:rsid w:val="00017A1B"/>
    <w:rsid w:val="0002070B"/>
    <w:rsid w:val="000214EC"/>
    <w:rsid w:val="00021AF3"/>
    <w:rsid w:val="00023411"/>
    <w:rsid w:val="000277A3"/>
    <w:rsid w:val="00033F39"/>
    <w:rsid w:val="00036734"/>
    <w:rsid w:val="00040EA2"/>
    <w:rsid w:val="00041217"/>
    <w:rsid w:val="00043F50"/>
    <w:rsid w:val="00045C4B"/>
    <w:rsid w:val="00046EE7"/>
    <w:rsid w:val="00050FA9"/>
    <w:rsid w:val="0005162E"/>
    <w:rsid w:val="00051B35"/>
    <w:rsid w:val="000538B5"/>
    <w:rsid w:val="00053E56"/>
    <w:rsid w:val="0005660F"/>
    <w:rsid w:val="00060B0B"/>
    <w:rsid w:val="0006266A"/>
    <w:rsid w:val="00063143"/>
    <w:rsid w:val="00063C8B"/>
    <w:rsid w:val="00064E2B"/>
    <w:rsid w:val="00065E28"/>
    <w:rsid w:val="00066C1D"/>
    <w:rsid w:val="000702AD"/>
    <w:rsid w:val="0007049A"/>
    <w:rsid w:val="00070F05"/>
    <w:rsid w:val="0007150E"/>
    <w:rsid w:val="00072876"/>
    <w:rsid w:val="00072CEB"/>
    <w:rsid w:val="00073111"/>
    <w:rsid w:val="00073A9D"/>
    <w:rsid w:val="000747C3"/>
    <w:rsid w:val="00074838"/>
    <w:rsid w:val="00074B15"/>
    <w:rsid w:val="00074E25"/>
    <w:rsid w:val="00075C81"/>
    <w:rsid w:val="00076051"/>
    <w:rsid w:val="00077CDB"/>
    <w:rsid w:val="0008137A"/>
    <w:rsid w:val="000819F4"/>
    <w:rsid w:val="00082483"/>
    <w:rsid w:val="00082709"/>
    <w:rsid w:val="00082AD7"/>
    <w:rsid w:val="00082D45"/>
    <w:rsid w:val="000840DB"/>
    <w:rsid w:val="00084618"/>
    <w:rsid w:val="000862B6"/>
    <w:rsid w:val="00086E2B"/>
    <w:rsid w:val="00086EDE"/>
    <w:rsid w:val="00087C5D"/>
    <w:rsid w:val="00092F65"/>
    <w:rsid w:val="00094DDD"/>
    <w:rsid w:val="00095004"/>
    <w:rsid w:val="00095197"/>
    <w:rsid w:val="00096667"/>
    <w:rsid w:val="00096BD4"/>
    <w:rsid w:val="0009783B"/>
    <w:rsid w:val="000A619A"/>
    <w:rsid w:val="000A6EBE"/>
    <w:rsid w:val="000B06C9"/>
    <w:rsid w:val="000B0B85"/>
    <w:rsid w:val="000B1BD7"/>
    <w:rsid w:val="000B2EEB"/>
    <w:rsid w:val="000B300B"/>
    <w:rsid w:val="000B391F"/>
    <w:rsid w:val="000B4737"/>
    <w:rsid w:val="000B55AA"/>
    <w:rsid w:val="000B5610"/>
    <w:rsid w:val="000B5654"/>
    <w:rsid w:val="000B698D"/>
    <w:rsid w:val="000C05CC"/>
    <w:rsid w:val="000C1BBC"/>
    <w:rsid w:val="000C1E0C"/>
    <w:rsid w:val="000C2731"/>
    <w:rsid w:val="000C28FC"/>
    <w:rsid w:val="000C2BD2"/>
    <w:rsid w:val="000C4773"/>
    <w:rsid w:val="000C5054"/>
    <w:rsid w:val="000C5E86"/>
    <w:rsid w:val="000D09E7"/>
    <w:rsid w:val="000D14A0"/>
    <w:rsid w:val="000D1666"/>
    <w:rsid w:val="000D3DD8"/>
    <w:rsid w:val="000D3E80"/>
    <w:rsid w:val="000D4244"/>
    <w:rsid w:val="000D6665"/>
    <w:rsid w:val="000D6801"/>
    <w:rsid w:val="000D7798"/>
    <w:rsid w:val="000D77C3"/>
    <w:rsid w:val="000D7A3D"/>
    <w:rsid w:val="000E0CA0"/>
    <w:rsid w:val="000E14B0"/>
    <w:rsid w:val="000E1F27"/>
    <w:rsid w:val="000E7C46"/>
    <w:rsid w:val="000F0657"/>
    <w:rsid w:val="000F0CF5"/>
    <w:rsid w:val="000F0D52"/>
    <w:rsid w:val="000F246A"/>
    <w:rsid w:val="000F30A7"/>
    <w:rsid w:val="000F3753"/>
    <w:rsid w:val="000F5505"/>
    <w:rsid w:val="000F7FC5"/>
    <w:rsid w:val="001000F0"/>
    <w:rsid w:val="0010151E"/>
    <w:rsid w:val="00102673"/>
    <w:rsid w:val="001035F8"/>
    <w:rsid w:val="00104F70"/>
    <w:rsid w:val="0010606E"/>
    <w:rsid w:val="001060E5"/>
    <w:rsid w:val="001079FD"/>
    <w:rsid w:val="00107AB2"/>
    <w:rsid w:val="00107BF5"/>
    <w:rsid w:val="0011321E"/>
    <w:rsid w:val="00113696"/>
    <w:rsid w:val="00113C89"/>
    <w:rsid w:val="00116E7B"/>
    <w:rsid w:val="00120AA3"/>
    <w:rsid w:val="00120DD4"/>
    <w:rsid w:val="00122BE6"/>
    <w:rsid w:val="00123163"/>
    <w:rsid w:val="001241F3"/>
    <w:rsid w:val="001242BE"/>
    <w:rsid w:val="001253B5"/>
    <w:rsid w:val="001273D8"/>
    <w:rsid w:val="00127760"/>
    <w:rsid w:val="00127901"/>
    <w:rsid w:val="00127BD3"/>
    <w:rsid w:val="00130939"/>
    <w:rsid w:val="001311CC"/>
    <w:rsid w:val="00131F0F"/>
    <w:rsid w:val="00132BC5"/>
    <w:rsid w:val="0013656E"/>
    <w:rsid w:val="00137A85"/>
    <w:rsid w:val="00140366"/>
    <w:rsid w:val="00140863"/>
    <w:rsid w:val="00140E97"/>
    <w:rsid w:val="00144F49"/>
    <w:rsid w:val="00146053"/>
    <w:rsid w:val="001460B3"/>
    <w:rsid w:val="001500BB"/>
    <w:rsid w:val="001507D9"/>
    <w:rsid w:val="0015470F"/>
    <w:rsid w:val="00157246"/>
    <w:rsid w:val="001573E3"/>
    <w:rsid w:val="00157D1F"/>
    <w:rsid w:val="00160BA1"/>
    <w:rsid w:val="00161A74"/>
    <w:rsid w:val="0016276E"/>
    <w:rsid w:val="00162BFE"/>
    <w:rsid w:val="00162E6C"/>
    <w:rsid w:val="00162F44"/>
    <w:rsid w:val="00164F6A"/>
    <w:rsid w:val="001660DE"/>
    <w:rsid w:val="00171B1B"/>
    <w:rsid w:val="00172FAB"/>
    <w:rsid w:val="00176724"/>
    <w:rsid w:val="00177636"/>
    <w:rsid w:val="00177817"/>
    <w:rsid w:val="00177AD4"/>
    <w:rsid w:val="001802F4"/>
    <w:rsid w:val="001819E5"/>
    <w:rsid w:val="00181BDD"/>
    <w:rsid w:val="00183453"/>
    <w:rsid w:val="0018400E"/>
    <w:rsid w:val="001841FC"/>
    <w:rsid w:val="00184924"/>
    <w:rsid w:val="001850A1"/>
    <w:rsid w:val="00186827"/>
    <w:rsid w:val="00187A36"/>
    <w:rsid w:val="0019041C"/>
    <w:rsid w:val="00190FAF"/>
    <w:rsid w:val="00193AD6"/>
    <w:rsid w:val="00194913"/>
    <w:rsid w:val="00195ACA"/>
    <w:rsid w:val="00195D4E"/>
    <w:rsid w:val="00196BFA"/>
    <w:rsid w:val="00197C61"/>
    <w:rsid w:val="001A0720"/>
    <w:rsid w:val="001A2983"/>
    <w:rsid w:val="001A323A"/>
    <w:rsid w:val="001A487B"/>
    <w:rsid w:val="001A50A7"/>
    <w:rsid w:val="001A5482"/>
    <w:rsid w:val="001A5508"/>
    <w:rsid w:val="001A585E"/>
    <w:rsid w:val="001A58F7"/>
    <w:rsid w:val="001A5D8A"/>
    <w:rsid w:val="001A5EA8"/>
    <w:rsid w:val="001A6F74"/>
    <w:rsid w:val="001A7A90"/>
    <w:rsid w:val="001B01F2"/>
    <w:rsid w:val="001B132D"/>
    <w:rsid w:val="001B1CF0"/>
    <w:rsid w:val="001B273B"/>
    <w:rsid w:val="001B2B9C"/>
    <w:rsid w:val="001B48F0"/>
    <w:rsid w:val="001B52DA"/>
    <w:rsid w:val="001B58C0"/>
    <w:rsid w:val="001C0996"/>
    <w:rsid w:val="001C13A6"/>
    <w:rsid w:val="001C23ED"/>
    <w:rsid w:val="001C3A26"/>
    <w:rsid w:val="001C4094"/>
    <w:rsid w:val="001C45C5"/>
    <w:rsid w:val="001C5111"/>
    <w:rsid w:val="001C6380"/>
    <w:rsid w:val="001C7AC1"/>
    <w:rsid w:val="001C7E1F"/>
    <w:rsid w:val="001C7F59"/>
    <w:rsid w:val="001D0152"/>
    <w:rsid w:val="001D06BC"/>
    <w:rsid w:val="001D0799"/>
    <w:rsid w:val="001D0A61"/>
    <w:rsid w:val="001D3B4D"/>
    <w:rsid w:val="001D3CB3"/>
    <w:rsid w:val="001D6FDF"/>
    <w:rsid w:val="001D70C3"/>
    <w:rsid w:val="001D7B01"/>
    <w:rsid w:val="001E05A5"/>
    <w:rsid w:val="001E0949"/>
    <w:rsid w:val="001E1005"/>
    <w:rsid w:val="001E1213"/>
    <w:rsid w:val="001E31F3"/>
    <w:rsid w:val="001E502D"/>
    <w:rsid w:val="001E56B1"/>
    <w:rsid w:val="001E7C61"/>
    <w:rsid w:val="001F0362"/>
    <w:rsid w:val="001F0EB4"/>
    <w:rsid w:val="001F35C4"/>
    <w:rsid w:val="001F4353"/>
    <w:rsid w:val="001F5583"/>
    <w:rsid w:val="001F64B2"/>
    <w:rsid w:val="001F69C3"/>
    <w:rsid w:val="001F735F"/>
    <w:rsid w:val="002025A8"/>
    <w:rsid w:val="00203FF2"/>
    <w:rsid w:val="0020437D"/>
    <w:rsid w:val="00211FAD"/>
    <w:rsid w:val="00212B1D"/>
    <w:rsid w:val="00213179"/>
    <w:rsid w:val="00213814"/>
    <w:rsid w:val="00216129"/>
    <w:rsid w:val="00217171"/>
    <w:rsid w:val="0022043E"/>
    <w:rsid w:val="002214C7"/>
    <w:rsid w:val="00221540"/>
    <w:rsid w:val="00221760"/>
    <w:rsid w:val="00221F15"/>
    <w:rsid w:val="002244C1"/>
    <w:rsid w:val="002246E7"/>
    <w:rsid w:val="00225183"/>
    <w:rsid w:val="00225E30"/>
    <w:rsid w:val="00226FFF"/>
    <w:rsid w:val="00227081"/>
    <w:rsid w:val="0023185D"/>
    <w:rsid w:val="0023231C"/>
    <w:rsid w:val="002338FF"/>
    <w:rsid w:val="00234107"/>
    <w:rsid w:val="0023414B"/>
    <w:rsid w:val="00235506"/>
    <w:rsid w:val="00235CD9"/>
    <w:rsid w:val="00237299"/>
    <w:rsid w:val="00241EA2"/>
    <w:rsid w:val="00244F3A"/>
    <w:rsid w:val="0024629D"/>
    <w:rsid w:val="00246924"/>
    <w:rsid w:val="002472A5"/>
    <w:rsid w:val="00247ECD"/>
    <w:rsid w:val="00247F9B"/>
    <w:rsid w:val="00250971"/>
    <w:rsid w:val="00252142"/>
    <w:rsid w:val="00254B55"/>
    <w:rsid w:val="00255B10"/>
    <w:rsid w:val="002563FE"/>
    <w:rsid w:val="00261D97"/>
    <w:rsid w:val="00262865"/>
    <w:rsid w:val="002642C0"/>
    <w:rsid w:val="002655EA"/>
    <w:rsid w:val="00266EE9"/>
    <w:rsid w:val="0026725F"/>
    <w:rsid w:val="00270574"/>
    <w:rsid w:val="00270E3E"/>
    <w:rsid w:val="00271A02"/>
    <w:rsid w:val="00277C03"/>
    <w:rsid w:val="002807BB"/>
    <w:rsid w:val="0028116A"/>
    <w:rsid w:val="00282314"/>
    <w:rsid w:val="002824C5"/>
    <w:rsid w:val="0028773F"/>
    <w:rsid w:val="00290203"/>
    <w:rsid w:val="00291382"/>
    <w:rsid w:val="002918FF"/>
    <w:rsid w:val="00291F34"/>
    <w:rsid w:val="002920D8"/>
    <w:rsid w:val="00292877"/>
    <w:rsid w:val="00294D22"/>
    <w:rsid w:val="00297021"/>
    <w:rsid w:val="00297829"/>
    <w:rsid w:val="00297EC6"/>
    <w:rsid w:val="002A214F"/>
    <w:rsid w:val="002A40A2"/>
    <w:rsid w:val="002A7493"/>
    <w:rsid w:val="002B101F"/>
    <w:rsid w:val="002B23EE"/>
    <w:rsid w:val="002B4800"/>
    <w:rsid w:val="002B488E"/>
    <w:rsid w:val="002B597D"/>
    <w:rsid w:val="002B7AB7"/>
    <w:rsid w:val="002C06A1"/>
    <w:rsid w:val="002C20CD"/>
    <w:rsid w:val="002C3431"/>
    <w:rsid w:val="002C623F"/>
    <w:rsid w:val="002C76EB"/>
    <w:rsid w:val="002D0FD2"/>
    <w:rsid w:val="002D1679"/>
    <w:rsid w:val="002D2608"/>
    <w:rsid w:val="002D4867"/>
    <w:rsid w:val="002D4FF0"/>
    <w:rsid w:val="002D5421"/>
    <w:rsid w:val="002D5C09"/>
    <w:rsid w:val="002D685D"/>
    <w:rsid w:val="002D6ECA"/>
    <w:rsid w:val="002D7A03"/>
    <w:rsid w:val="002E0541"/>
    <w:rsid w:val="002E0617"/>
    <w:rsid w:val="002E1D22"/>
    <w:rsid w:val="002E1E24"/>
    <w:rsid w:val="002E29D0"/>
    <w:rsid w:val="002E3345"/>
    <w:rsid w:val="002E4CAE"/>
    <w:rsid w:val="002E4E4F"/>
    <w:rsid w:val="002F1FCC"/>
    <w:rsid w:val="002F4B2B"/>
    <w:rsid w:val="002F5736"/>
    <w:rsid w:val="002F6C7F"/>
    <w:rsid w:val="002F7937"/>
    <w:rsid w:val="00300A85"/>
    <w:rsid w:val="00301612"/>
    <w:rsid w:val="00301D98"/>
    <w:rsid w:val="00301DCC"/>
    <w:rsid w:val="003020C2"/>
    <w:rsid w:val="00303A09"/>
    <w:rsid w:val="00306A52"/>
    <w:rsid w:val="0031373B"/>
    <w:rsid w:val="003138B1"/>
    <w:rsid w:val="00313918"/>
    <w:rsid w:val="00313EE9"/>
    <w:rsid w:val="0031591C"/>
    <w:rsid w:val="00316756"/>
    <w:rsid w:val="003175F1"/>
    <w:rsid w:val="00320B8B"/>
    <w:rsid w:val="00320FA2"/>
    <w:rsid w:val="0032180B"/>
    <w:rsid w:val="00324128"/>
    <w:rsid w:val="00324809"/>
    <w:rsid w:val="00324EFF"/>
    <w:rsid w:val="00325202"/>
    <w:rsid w:val="00326B72"/>
    <w:rsid w:val="00327AF2"/>
    <w:rsid w:val="003303A0"/>
    <w:rsid w:val="003321B1"/>
    <w:rsid w:val="0033274A"/>
    <w:rsid w:val="00332C93"/>
    <w:rsid w:val="00335DE1"/>
    <w:rsid w:val="00335F1C"/>
    <w:rsid w:val="00336725"/>
    <w:rsid w:val="0033753E"/>
    <w:rsid w:val="00337895"/>
    <w:rsid w:val="003411DA"/>
    <w:rsid w:val="003428CD"/>
    <w:rsid w:val="00342A68"/>
    <w:rsid w:val="00342FF4"/>
    <w:rsid w:val="003432A3"/>
    <w:rsid w:val="00346586"/>
    <w:rsid w:val="003469CD"/>
    <w:rsid w:val="003509AA"/>
    <w:rsid w:val="00350B1B"/>
    <w:rsid w:val="00350C00"/>
    <w:rsid w:val="00352F5D"/>
    <w:rsid w:val="00353E5A"/>
    <w:rsid w:val="00354E17"/>
    <w:rsid w:val="00360ECC"/>
    <w:rsid w:val="00361E35"/>
    <w:rsid w:val="00362CCA"/>
    <w:rsid w:val="0036536D"/>
    <w:rsid w:val="00365F01"/>
    <w:rsid w:val="003664E9"/>
    <w:rsid w:val="00366C82"/>
    <w:rsid w:val="00367039"/>
    <w:rsid w:val="003679A1"/>
    <w:rsid w:val="00370A33"/>
    <w:rsid w:val="00370AB4"/>
    <w:rsid w:val="00373243"/>
    <w:rsid w:val="00373596"/>
    <w:rsid w:val="00374281"/>
    <w:rsid w:val="003752D1"/>
    <w:rsid w:val="0037571E"/>
    <w:rsid w:val="00376381"/>
    <w:rsid w:val="003807AD"/>
    <w:rsid w:val="003816C0"/>
    <w:rsid w:val="00381DAF"/>
    <w:rsid w:val="00385C5F"/>
    <w:rsid w:val="00386686"/>
    <w:rsid w:val="00386D0D"/>
    <w:rsid w:val="003875D5"/>
    <w:rsid w:val="003908B2"/>
    <w:rsid w:val="00393256"/>
    <w:rsid w:val="00393F72"/>
    <w:rsid w:val="003943F1"/>
    <w:rsid w:val="003946E7"/>
    <w:rsid w:val="00394870"/>
    <w:rsid w:val="0039586F"/>
    <w:rsid w:val="0039590A"/>
    <w:rsid w:val="00395C9F"/>
    <w:rsid w:val="00396016"/>
    <w:rsid w:val="003969F4"/>
    <w:rsid w:val="00396E80"/>
    <w:rsid w:val="00396FE0"/>
    <w:rsid w:val="003972F9"/>
    <w:rsid w:val="003A057B"/>
    <w:rsid w:val="003A0EF9"/>
    <w:rsid w:val="003A1373"/>
    <w:rsid w:val="003A3506"/>
    <w:rsid w:val="003A3640"/>
    <w:rsid w:val="003A40D4"/>
    <w:rsid w:val="003A42F0"/>
    <w:rsid w:val="003A4B71"/>
    <w:rsid w:val="003A67ED"/>
    <w:rsid w:val="003B25F6"/>
    <w:rsid w:val="003B4526"/>
    <w:rsid w:val="003B4AF3"/>
    <w:rsid w:val="003B53DE"/>
    <w:rsid w:val="003B644C"/>
    <w:rsid w:val="003B6AC8"/>
    <w:rsid w:val="003C0CF3"/>
    <w:rsid w:val="003C10AB"/>
    <w:rsid w:val="003C16F5"/>
    <w:rsid w:val="003C1EDC"/>
    <w:rsid w:val="003C2176"/>
    <w:rsid w:val="003C2560"/>
    <w:rsid w:val="003C31D2"/>
    <w:rsid w:val="003D0C6E"/>
    <w:rsid w:val="003D4EF8"/>
    <w:rsid w:val="003D4FC9"/>
    <w:rsid w:val="003D507B"/>
    <w:rsid w:val="003D5EFB"/>
    <w:rsid w:val="003E096F"/>
    <w:rsid w:val="003E0F54"/>
    <w:rsid w:val="003E1E05"/>
    <w:rsid w:val="003E1F76"/>
    <w:rsid w:val="003E37E7"/>
    <w:rsid w:val="003E3FF8"/>
    <w:rsid w:val="003E4C16"/>
    <w:rsid w:val="003F16FC"/>
    <w:rsid w:val="003F2A14"/>
    <w:rsid w:val="003F4012"/>
    <w:rsid w:val="003F45D5"/>
    <w:rsid w:val="003F5252"/>
    <w:rsid w:val="003F5E92"/>
    <w:rsid w:val="003F6610"/>
    <w:rsid w:val="003F7778"/>
    <w:rsid w:val="003F7C05"/>
    <w:rsid w:val="00400210"/>
    <w:rsid w:val="00400586"/>
    <w:rsid w:val="00404209"/>
    <w:rsid w:val="00405AE7"/>
    <w:rsid w:val="00410411"/>
    <w:rsid w:val="004106EE"/>
    <w:rsid w:val="0041098F"/>
    <w:rsid w:val="00410E4A"/>
    <w:rsid w:val="0041287C"/>
    <w:rsid w:val="00414812"/>
    <w:rsid w:val="00414BB8"/>
    <w:rsid w:val="00415B53"/>
    <w:rsid w:val="00416135"/>
    <w:rsid w:val="0041614A"/>
    <w:rsid w:val="0041699B"/>
    <w:rsid w:val="00417BCB"/>
    <w:rsid w:val="004230BD"/>
    <w:rsid w:val="00423351"/>
    <w:rsid w:val="00423D26"/>
    <w:rsid w:val="00425AA3"/>
    <w:rsid w:val="00430933"/>
    <w:rsid w:val="004331F3"/>
    <w:rsid w:val="00433953"/>
    <w:rsid w:val="00433CEA"/>
    <w:rsid w:val="00434D74"/>
    <w:rsid w:val="0043706A"/>
    <w:rsid w:val="00445421"/>
    <w:rsid w:val="00447F0F"/>
    <w:rsid w:val="00451B9B"/>
    <w:rsid w:val="00453193"/>
    <w:rsid w:val="004557E9"/>
    <w:rsid w:val="00457DDB"/>
    <w:rsid w:val="00460C2C"/>
    <w:rsid w:val="00460D46"/>
    <w:rsid w:val="00462070"/>
    <w:rsid w:val="00462A92"/>
    <w:rsid w:val="00462BC4"/>
    <w:rsid w:val="00462E42"/>
    <w:rsid w:val="00462EDE"/>
    <w:rsid w:val="00462F8F"/>
    <w:rsid w:val="00465993"/>
    <w:rsid w:val="00466671"/>
    <w:rsid w:val="00467046"/>
    <w:rsid w:val="00470580"/>
    <w:rsid w:val="0047269C"/>
    <w:rsid w:val="00472D0B"/>
    <w:rsid w:val="00475FD2"/>
    <w:rsid w:val="00476664"/>
    <w:rsid w:val="004770E0"/>
    <w:rsid w:val="004779CD"/>
    <w:rsid w:val="0048140B"/>
    <w:rsid w:val="00481C3E"/>
    <w:rsid w:val="00482EA3"/>
    <w:rsid w:val="00483FA2"/>
    <w:rsid w:val="00485391"/>
    <w:rsid w:val="0048598E"/>
    <w:rsid w:val="00485DFF"/>
    <w:rsid w:val="00491A73"/>
    <w:rsid w:val="00492B7F"/>
    <w:rsid w:val="00493245"/>
    <w:rsid w:val="004936C1"/>
    <w:rsid w:val="00493B61"/>
    <w:rsid w:val="00493BA9"/>
    <w:rsid w:val="00495C4B"/>
    <w:rsid w:val="00497532"/>
    <w:rsid w:val="004A08D4"/>
    <w:rsid w:val="004A1B11"/>
    <w:rsid w:val="004A250E"/>
    <w:rsid w:val="004A35C8"/>
    <w:rsid w:val="004A37F6"/>
    <w:rsid w:val="004A445E"/>
    <w:rsid w:val="004A4A18"/>
    <w:rsid w:val="004A4C4C"/>
    <w:rsid w:val="004A518C"/>
    <w:rsid w:val="004A562A"/>
    <w:rsid w:val="004A663A"/>
    <w:rsid w:val="004A762D"/>
    <w:rsid w:val="004A76C0"/>
    <w:rsid w:val="004A7D33"/>
    <w:rsid w:val="004B006B"/>
    <w:rsid w:val="004B39B9"/>
    <w:rsid w:val="004B6ADE"/>
    <w:rsid w:val="004B7551"/>
    <w:rsid w:val="004C4403"/>
    <w:rsid w:val="004C6181"/>
    <w:rsid w:val="004C6606"/>
    <w:rsid w:val="004C6950"/>
    <w:rsid w:val="004D0AFD"/>
    <w:rsid w:val="004D4E71"/>
    <w:rsid w:val="004D6B3A"/>
    <w:rsid w:val="004D7296"/>
    <w:rsid w:val="004E0394"/>
    <w:rsid w:val="004E0537"/>
    <w:rsid w:val="004E056C"/>
    <w:rsid w:val="004E283C"/>
    <w:rsid w:val="004E2DAB"/>
    <w:rsid w:val="004E331C"/>
    <w:rsid w:val="004E65E9"/>
    <w:rsid w:val="004E6605"/>
    <w:rsid w:val="004E7185"/>
    <w:rsid w:val="004E7461"/>
    <w:rsid w:val="004F5A54"/>
    <w:rsid w:val="004F5EAC"/>
    <w:rsid w:val="004F6DF3"/>
    <w:rsid w:val="004F7313"/>
    <w:rsid w:val="004F7C3E"/>
    <w:rsid w:val="00500C9F"/>
    <w:rsid w:val="00501760"/>
    <w:rsid w:val="005037FB"/>
    <w:rsid w:val="0050469C"/>
    <w:rsid w:val="00507A1D"/>
    <w:rsid w:val="00507C4A"/>
    <w:rsid w:val="00510167"/>
    <w:rsid w:val="00511D07"/>
    <w:rsid w:val="00520B2B"/>
    <w:rsid w:val="005214C5"/>
    <w:rsid w:val="0052191E"/>
    <w:rsid w:val="005241AC"/>
    <w:rsid w:val="00526D3B"/>
    <w:rsid w:val="00526F6F"/>
    <w:rsid w:val="005314A4"/>
    <w:rsid w:val="00532554"/>
    <w:rsid w:val="00533181"/>
    <w:rsid w:val="00535E27"/>
    <w:rsid w:val="005371A4"/>
    <w:rsid w:val="00537325"/>
    <w:rsid w:val="00540248"/>
    <w:rsid w:val="00543040"/>
    <w:rsid w:val="005430A8"/>
    <w:rsid w:val="00545688"/>
    <w:rsid w:val="005457A7"/>
    <w:rsid w:val="00546B3A"/>
    <w:rsid w:val="005471A8"/>
    <w:rsid w:val="00552623"/>
    <w:rsid w:val="00552CE6"/>
    <w:rsid w:val="00554F1A"/>
    <w:rsid w:val="005553EF"/>
    <w:rsid w:val="005604E5"/>
    <w:rsid w:val="005623F2"/>
    <w:rsid w:val="00564EBD"/>
    <w:rsid w:val="00566B23"/>
    <w:rsid w:val="00566B8F"/>
    <w:rsid w:val="00567D2D"/>
    <w:rsid w:val="00567E81"/>
    <w:rsid w:val="005706BA"/>
    <w:rsid w:val="00572CCB"/>
    <w:rsid w:val="00575DBA"/>
    <w:rsid w:val="005777D0"/>
    <w:rsid w:val="00577FEE"/>
    <w:rsid w:val="0058188F"/>
    <w:rsid w:val="00582C56"/>
    <w:rsid w:val="0058365E"/>
    <w:rsid w:val="00584A94"/>
    <w:rsid w:val="00585274"/>
    <w:rsid w:val="005858ED"/>
    <w:rsid w:val="00585FE8"/>
    <w:rsid w:val="0058616B"/>
    <w:rsid w:val="00586924"/>
    <w:rsid w:val="00586F43"/>
    <w:rsid w:val="00591A57"/>
    <w:rsid w:val="00591DAB"/>
    <w:rsid w:val="0059358F"/>
    <w:rsid w:val="0059390E"/>
    <w:rsid w:val="00594593"/>
    <w:rsid w:val="00594DD8"/>
    <w:rsid w:val="005962D4"/>
    <w:rsid w:val="00596FA2"/>
    <w:rsid w:val="00597C6A"/>
    <w:rsid w:val="005A0B0F"/>
    <w:rsid w:val="005A2ED2"/>
    <w:rsid w:val="005A2F0E"/>
    <w:rsid w:val="005A3895"/>
    <w:rsid w:val="005A47F7"/>
    <w:rsid w:val="005A56AA"/>
    <w:rsid w:val="005A7589"/>
    <w:rsid w:val="005B0FD9"/>
    <w:rsid w:val="005B3A7B"/>
    <w:rsid w:val="005B760F"/>
    <w:rsid w:val="005B772F"/>
    <w:rsid w:val="005C0D31"/>
    <w:rsid w:val="005C1768"/>
    <w:rsid w:val="005C3BD9"/>
    <w:rsid w:val="005C3CF4"/>
    <w:rsid w:val="005C65F4"/>
    <w:rsid w:val="005C69D2"/>
    <w:rsid w:val="005C78D5"/>
    <w:rsid w:val="005C7A7D"/>
    <w:rsid w:val="005C7BBE"/>
    <w:rsid w:val="005D0B47"/>
    <w:rsid w:val="005D0C10"/>
    <w:rsid w:val="005D126B"/>
    <w:rsid w:val="005D30C5"/>
    <w:rsid w:val="005D4821"/>
    <w:rsid w:val="005D4BB2"/>
    <w:rsid w:val="005D4D47"/>
    <w:rsid w:val="005D4DD8"/>
    <w:rsid w:val="005D5E5C"/>
    <w:rsid w:val="005E0566"/>
    <w:rsid w:val="005E0B5B"/>
    <w:rsid w:val="005E2FEC"/>
    <w:rsid w:val="005E42A1"/>
    <w:rsid w:val="005E5E12"/>
    <w:rsid w:val="005E6BCE"/>
    <w:rsid w:val="005E7E77"/>
    <w:rsid w:val="005F0D84"/>
    <w:rsid w:val="005F1E99"/>
    <w:rsid w:val="005F21D9"/>
    <w:rsid w:val="005F26A8"/>
    <w:rsid w:val="005F42C2"/>
    <w:rsid w:val="005F6F0E"/>
    <w:rsid w:val="00600A22"/>
    <w:rsid w:val="006020D5"/>
    <w:rsid w:val="006027F1"/>
    <w:rsid w:val="00602A1C"/>
    <w:rsid w:val="0060444F"/>
    <w:rsid w:val="00604A72"/>
    <w:rsid w:val="00606378"/>
    <w:rsid w:val="00606E40"/>
    <w:rsid w:val="00613B9C"/>
    <w:rsid w:val="006153E0"/>
    <w:rsid w:val="00616D9C"/>
    <w:rsid w:val="00617008"/>
    <w:rsid w:val="0062017D"/>
    <w:rsid w:val="00620B21"/>
    <w:rsid w:val="00620BE6"/>
    <w:rsid w:val="00621E1C"/>
    <w:rsid w:val="00622B71"/>
    <w:rsid w:val="00622D95"/>
    <w:rsid w:val="00623727"/>
    <w:rsid w:val="00624E86"/>
    <w:rsid w:val="006255A8"/>
    <w:rsid w:val="006259B1"/>
    <w:rsid w:val="00625A11"/>
    <w:rsid w:val="00627070"/>
    <w:rsid w:val="00627955"/>
    <w:rsid w:val="006355FF"/>
    <w:rsid w:val="00636101"/>
    <w:rsid w:val="00637A6C"/>
    <w:rsid w:val="0064314B"/>
    <w:rsid w:val="00644ABA"/>
    <w:rsid w:val="006451A2"/>
    <w:rsid w:val="006455A5"/>
    <w:rsid w:val="006459CD"/>
    <w:rsid w:val="006476F1"/>
    <w:rsid w:val="00647ED4"/>
    <w:rsid w:val="00650576"/>
    <w:rsid w:val="0065423C"/>
    <w:rsid w:val="0065432F"/>
    <w:rsid w:val="006563D8"/>
    <w:rsid w:val="0065681D"/>
    <w:rsid w:val="00657A1F"/>
    <w:rsid w:val="00664C4E"/>
    <w:rsid w:val="00664D33"/>
    <w:rsid w:val="00665A81"/>
    <w:rsid w:val="0066663B"/>
    <w:rsid w:val="00670238"/>
    <w:rsid w:val="006702CB"/>
    <w:rsid w:val="00671FC5"/>
    <w:rsid w:val="00671FE8"/>
    <w:rsid w:val="006727D8"/>
    <w:rsid w:val="00673297"/>
    <w:rsid w:val="00676490"/>
    <w:rsid w:val="0067710F"/>
    <w:rsid w:val="00677F4C"/>
    <w:rsid w:val="00680E60"/>
    <w:rsid w:val="006817C7"/>
    <w:rsid w:val="0068216E"/>
    <w:rsid w:val="00683131"/>
    <w:rsid w:val="00686003"/>
    <w:rsid w:val="00687963"/>
    <w:rsid w:val="00690845"/>
    <w:rsid w:val="00690E3B"/>
    <w:rsid w:val="00694E4D"/>
    <w:rsid w:val="0069797B"/>
    <w:rsid w:val="006A2745"/>
    <w:rsid w:val="006A3D69"/>
    <w:rsid w:val="006A3E34"/>
    <w:rsid w:val="006A5AB9"/>
    <w:rsid w:val="006B11B3"/>
    <w:rsid w:val="006B154C"/>
    <w:rsid w:val="006B241E"/>
    <w:rsid w:val="006B2581"/>
    <w:rsid w:val="006C0317"/>
    <w:rsid w:val="006C058C"/>
    <w:rsid w:val="006C0E6D"/>
    <w:rsid w:val="006C7F2B"/>
    <w:rsid w:val="006D030F"/>
    <w:rsid w:val="006D04F1"/>
    <w:rsid w:val="006D23B6"/>
    <w:rsid w:val="006D3C01"/>
    <w:rsid w:val="006D46CB"/>
    <w:rsid w:val="006D6DF4"/>
    <w:rsid w:val="006D7932"/>
    <w:rsid w:val="006E2877"/>
    <w:rsid w:val="006E5C42"/>
    <w:rsid w:val="006E6431"/>
    <w:rsid w:val="006E7607"/>
    <w:rsid w:val="006E7CEB"/>
    <w:rsid w:val="006F1015"/>
    <w:rsid w:val="006F1237"/>
    <w:rsid w:val="006F15A7"/>
    <w:rsid w:val="006F1F27"/>
    <w:rsid w:val="006F2F63"/>
    <w:rsid w:val="006F394D"/>
    <w:rsid w:val="006F3DE7"/>
    <w:rsid w:val="006F636E"/>
    <w:rsid w:val="006F6696"/>
    <w:rsid w:val="006F7BA8"/>
    <w:rsid w:val="007000D9"/>
    <w:rsid w:val="00701FE6"/>
    <w:rsid w:val="00703CCA"/>
    <w:rsid w:val="007111A0"/>
    <w:rsid w:val="0071128E"/>
    <w:rsid w:val="00712B1F"/>
    <w:rsid w:val="00712E60"/>
    <w:rsid w:val="00714234"/>
    <w:rsid w:val="007145EE"/>
    <w:rsid w:val="00714C8F"/>
    <w:rsid w:val="0072039C"/>
    <w:rsid w:val="00720440"/>
    <w:rsid w:val="00720FA9"/>
    <w:rsid w:val="007257DC"/>
    <w:rsid w:val="00725838"/>
    <w:rsid w:val="00725E62"/>
    <w:rsid w:val="00725F60"/>
    <w:rsid w:val="007275CA"/>
    <w:rsid w:val="0073182A"/>
    <w:rsid w:val="00731B88"/>
    <w:rsid w:val="00732E3C"/>
    <w:rsid w:val="00733579"/>
    <w:rsid w:val="00733A3C"/>
    <w:rsid w:val="00733BF7"/>
    <w:rsid w:val="00734F0F"/>
    <w:rsid w:val="007358D0"/>
    <w:rsid w:val="007362BC"/>
    <w:rsid w:val="007368AA"/>
    <w:rsid w:val="00737D22"/>
    <w:rsid w:val="00742500"/>
    <w:rsid w:val="00742EA1"/>
    <w:rsid w:val="00743A2F"/>
    <w:rsid w:val="00743C4B"/>
    <w:rsid w:val="00744120"/>
    <w:rsid w:val="00744B36"/>
    <w:rsid w:val="007452E8"/>
    <w:rsid w:val="00746F45"/>
    <w:rsid w:val="00747701"/>
    <w:rsid w:val="00750419"/>
    <w:rsid w:val="00750914"/>
    <w:rsid w:val="0075124E"/>
    <w:rsid w:val="00751FBE"/>
    <w:rsid w:val="00752E46"/>
    <w:rsid w:val="007568B1"/>
    <w:rsid w:val="00756D88"/>
    <w:rsid w:val="0076093F"/>
    <w:rsid w:val="00760A3B"/>
    <w:rsid w:val="00760B9C"/>
    <w:rsid w:val="0076287E"/>
    <w:rsid w:val="007629D3"/>
    <w:rsid w:val="00762E56"/>
    <w:rsid w:val="00763214"/>
    <w:rsid w:val="00763D69"/>
    <w:rsid w:val="00764CA6"/>
    <w:rsid w:val="00765A79"/>
    <w:rsid w:val="00771522"/>
    <w:rsid w:val="00771667"/>
    <w:rsid w:val="00772572"/>
    <w:rsid w:val="00774A49"/>
    <w:rsid w:val="007750F8"/>
    <w:rsid w:val="0077580F"/>
    <w:rsid w:val="00775AF1"/>
    <w:rsid w:val="00775B84"/>
    <w:rsid w:val="007768CC"/>
    <w:rsid w:val="00781953"/>
    <w:rsid w:val="00781B23"/>
    <w:rsid w:val="007834A2"/>
    <w:rsid w:val="00784007"/>
    <w:rsid w:val="0078539F"/>
    <w:rsid w:val="0079072D"/>
    <w:rsid w:val="00791B55"/>
    <w:rsid w:val="0079259E"/>
    <w:rsid w:val="00794616"/>
    <w:rsid w:val="00796774"/>
    <w:rsid w:val="007A11AD"/>
    <w:rsid w:val="007A147B"/>
    <w:rsid w:val="007A1B51"/>
    <w:rsid w:val="007A33ED"/>
    <w:rsid w:val="007A37F5"/>
    <w:rsid w:val="007A449E"/>
    <w:rsid w:val="007A5BBA"/>
    <w:rsid w:val="007A68EF"/>
    <w:rsid w:val="007B0244"/>
    <w:rsid w:val="007B225B"/>
    <w:rsid w:val="007B3DBB"/>
    <w:rsid w:val="007B6C30"/>
    <w:rsid w:val="007C13C6"/>
    <w:rsid w:val="007C1E88"/>
    <w:rsid w:val="007C2250"/>
    <w:rsid w:val="007C2990"/>
    <w:rsid w:val="007C7B8E"/>
    <w:rsid w:val="007D26AD"/>
    <w:rsid w:val="007D2D64"/>
    <w:rsid w:val="007D3890"/>
    <w:rsid w:val="007D58B8"/>
    <w:rsid w:val="007D5F74"/>
    <w:rsid w:val="007D68BE"/>
    <w:rsid w:val="007D72B2"/>
    <w:rsid w:val="007E0604"/>
    <w:rsid w:val="007E1B91"/>
    <w:rsid w:val="007E22D0"/>
    <w:rsid w:val="007E2EEE"/>
    <w:rsid w:val="007E5C72"/>
    <w:rsid w:val="007F1AC5"/>
    <w:rsid w:val="007F2662"/>
    <w:rsid w:val="007F2FC7"/>
    <w:rsid w:val="007F338E"/>
    <w:rsid w:val="007F78BA"/>
    <w:rsid w:val="007F7C41"/>
    <w:rsid w:val="00800F0B"/>
    <w:rsid w:val="00804201"/>
    <w:rsid w:val="008047DE"/>
    <w:rsid w:val="00804E25"/>
    <w:rsid w:val="00805F8B"/>
    <w:rsid w:val="00806C31"/>
    <w:rsid w:val="00806C9D"/>
    <w:rsid w:val="008075B9"/>
    <w:rsid w:val="0081047F"/>
    <w:rsid w:val="008111FE"/>
    <w:rsid w:val="0081138F"/>
    <w:rsid w:val="00812CBA"/>
    <w:rsid w:val="00814E8F"/>
    <w:rsid w:val="00816121"/>
    <w:rsid w:val="00816264"/>
    <w:rsid w:val="00816547"/>
    <w:rsid w:val="00816C9A"/>
    <w:rsid w:val="008175BD"/>
    <w:rsid w:val="008202F7"/>
    <w:rsid w:val="0082037F"/>
    <w:rsid w:val="00820B1A"/>
    <w:rsid w:val="008218EE"/>
    <w:rsid w:val="00821E66"/>
    <w:rsid w:val="00822E67"/>
    <w:rsid w:val="008247E2"/>
    <w:rsid w:val="00825BB4"/>
    <w:rsid w:val="008260F7"/>
    <w:rsid w:val="008276FB"/>
    <w:rsid w:val="00827D5D"/>
    <w:rsid w:val="00831714"/>
    <w:rsid w:val="00831FA5"/>
    <w:rsid w:val="00832818"/>
    <w:rsid w:val="00833D45"/>
    <w:rsid w:val="00833FE4"/>
    <w:rsid w:val="00835FF4"/>
    <w:rsid w:val="00836910"/>
    <w:rsid w:val="00836A4B"/>
    <w:rsid w:val="00837984"/>
    <w:rsid w:val="008404A5"/>
    <w:rsid w:val="00840D72"/>
    <w:rsid w:val="00841B34"/>
    <w:rsid w:val="00842817"/>
    <w:rsid w:val="00843C90"/>
    <w:rsid w:val="008450F0"/>
    <w:rsid w:val="00845CB0"/>
    <w:rsid w:val="00846CF4"/>
    <w:rsid w:val="00851555"/>
    <w:rsid w:val="00851D8A"/>
    <w:rsid w:val="00851F5C"/>
    <w:rsid w:val="00853454"/>
    <w:rsid w:val="00853C36"/>
    <w:rsid w:val="0085405B"/>
    <w:rsid w:val="00855C71"/>
    <w:rsid w:val="008561F3"/>
    <w:rsid w:val="00856FE0"/>
    <w:rsid w:val="00857959"/>
    <w:rsid w:val="00860392"/>
    <w:rsid w:val="008611D1"/>
    <w:rsid w:val="00861D85"/>
    <w:rsid w:val="008633FA"/>
    <w:rsid w:val="008655C0"/>
    <w:rsid w:val="00867B84"/>
    <w:rsid w:val="00870FD9"/>
    <w:rsid w:val="008711A9"/>
    <w:rsid w:val="00871AC1"/>
    <w:rsid w:val="00872113"/>
    <w:rsid w:val="00873813"/>
    <w:rsid w:val="00874590"/>
    <w:rsid w:val="00881015"/>
    <w:rsid w:val="0088149C"/>
    <w:rsid w:val="00882868"/>
    <w:rsid w:val="00882E2B"/>
    <w:rsid w:val="00883E6F"/>
    <w:rsid w:val="00884C30"/>
    <w:rsid w:val="00885464"/>
    <w:rsid w:val="00887433"/>
    <w:rsid w:val="00887570"/>
    <w:rsid w:val="00893F33"/>
    <w:rsid w:val="00894024"/>
    <w:rsid w:val="008948D6"/>
    <w:rsid w:val="00895171"/>
    <w:rsid w:val="00895591"/>
    <w:rsid w:val="00896334"/>
    <w:rsid w:val="0089662B"/>
    <w:rsid w:val="008A1E10"/>
    <w:rsid w:val="008A2430"/>
    <w:rsid w:val="008A2A12"/>
    <w:rsid w:val="008A40A0"/>
    <w:rsid w:val="008A4A40"/>
    <w:rsid w:val="008A550E"/>
    <w:rsid w:val="008B0B2C"/>
    <w:rsid w:val="008B28C2"/>
    <w:rsid w:val="008B2FBD"/>
    <w:rsid w:val="008B4BDB"/>
    <w:rsid w:val="008B65D4"/>
    <w:rsid w:val="008B76A0"/>
    <w:rsid w:val="008C1708"/>
    <w:rsid w:val="008C1CD8"/>
    <w:rsid w:val="008C25D0"/>
    <w:rsid w:val="008C3044"/>
    <w:rsid w:val="008C558E"/>
    <w:rsid w:val="008C600D"/>
    <w:rsid w:val="008C6730"/>
    <w:rsid w:val="008C78A4"/>
    <w:rsid w:val="008D02F3"/>
    <w:rsid w:val="008D0423"/>
    <w:rsid w:val="008D0C98"/>
    <w:rsid w:val="008D30F9"/>
    <w:rsid w:val="008D3450"/>
    <w:rsid w:val="008D53B2"/>
    <w:rsid w:val="008D556E"/>
    <w:rsid w:val="008D7A04"/>
    <w:rsid w:val="008E08BE"/>
    <w:rsid w:val="008E181A"/>
    <w:rsid w:val="008E1AD6"/>
    <w:rsid w:val="008E1DEF"/>
    <w:rsid w:val="008E29EE"/>
    <w:rsid w:val="008E3860"/>
    <w:rsid w:val="008E5D20"/>
    <w:rsid w:val="008E69DC"/>
    <w:rsid w:val="008F5314"/>
    <w:rsid w:val="008F59AF"/>
    <w:rsid w:val="008F5FA4"/>
    <w:rsid w:val="00900E67"/>
    <w:rsid w:val="0090237F"/>
    <w:rsid w:val="00903943"/>
    <w:rsid w:val="00905AF9"/>
    <w:rsid w:val="009075B8"/>
    <w:rsid w:val="00907E44"/>
    <w:rsid w:val="00910C04"/>
    <w:rsid w:val="00912169"/>
    <w:rsid w:val="009144A5"/>
    <w:rsid w:val="0091520D"/>
    <w:rsid w:val="00915481"/>
    <w:rsid w:val="00915B19"/>
    <w:rsid w:val="00917E9B"/>
    <w:rsid w:val="0092037A"/>
    <w:rsid w:val="0092173A"/>
    <w:rsid w:val="0092305D"/>
    <w:rsid w:val="00923495"/>
    <w:rsid w:val="009246AD"/>
    <w:rsid w:val="00924F0E"/>
    <w:rsid w:val="0092572A"/>
    <w:rsid w:val="00925965"/>
    <w:rsid w:val="00926C9E"/>
    <w:rsid w:val="009270F9"/>
    <w:rsid w:val="00927421"/>
    <w:rsid w:val="00932AEA"/>
    <w:rsid w:val="009355D7"/>
    <w:rsid w:val="00935A6C"/>
    <w:rsid w:val="009360EC"/>
    <w:rsid w:val="009416CA"/>
    <w:rsid w:val="00941ACB"/>
    <w:rsid w:val="009450AD"/>
    <w:rsid w:val="00945BD0"/>
    <w:rsid w:val="0094609C"/>
    <w:rsid w:val="00947F63"/>
    <w:rsid w:val="0095004C"/>
    <w:rsid w:val="009540F6"/>
    <w:rsid w:val="00956099"/>
    <w:rsid w:val="0096026D"/>
    <w:rsid w:val="00960E77"/>
    <w:rsid w:val="00960F30"/>
    <w:rsid w:val="009616DF"/>
    <w:rsid w:val="00961E27"/>
    <w:rsid w:val="0096361C"/>
    <w:rsid w:val="00966BF6"/>
    <w:rsid w:val="009712C7"/>
    <w:rsid w:val="00972AA1"/>
    <w:rsid w:val="00975CDA"/>
    <w:rsid w:val="00976664"/>
    <w:rsid w:val="00976BB5"/>
    <w:rsid w:val="00981111"/>
    <w:rsid w:val="009832FD"/>
    <w:rsid w:val="00984ECB"/>
    <w:rsid w:val="009865BB"/>
    <w:rsid w:val="009911A1"/>
    <w:rsid w:val="009913F8"/>
    <w:rsid w:val="00991839"/>
    <w:rsid w:val="009918DC"/>
    <w:rsid w:val="00992F2A"/>
    <w:rsid w:val="00994A15"/>
    <w:rsid w:val="0099644E"/>
    <w:rsid w:val="009A0E23"/>
    <w:rsid w:val="009A13FC"/>
    <w:rsid w:val="009A3207"/>
    <w:rsid w:val="009A370B"/>
    <w:rsid w:val="009A4107"/>
    <w:rsid w:val="009A5C88"/>
    <w:rsid w:val="009A65C6"/>
    <w:rsid w:val="009B05FB"/>
    <w:rsid w:val="009B5B48"/>
    <w:rsid w:val="009B6206"/>
    <w:rsid w:val="009B681E"/>
    <w:rsid w:val="009C081F"/>
    <w:rsid w:val="009C1577"/>
    <w:rsid w:val="009C24FE"/>
    <w:rsid w:val="009C2957"/>
    <w:rsid w:val="009C3374"/>
    <w:rsid w:val="009C4972"/>
    <w:rsid w:val="009C49A0"/>
    <w:rsid w:val="009C4F6D"/>
    <w:rsid w:val="009C6E2A"/>
    <w:rsid w:val="009C7597"/>
    <w:rsid w:val="009C78E5"/>
    <w:rsid w:val="009C7EB4"/>
    <w:rsid w:val="009D0A5C"/>
    <w:rsid w:val="009D0E3B"/>
    <w:rsid w:val="009D1B5A"/>
    <w:rsid w:val="009D2721"/>
    <w:rsid w:val="009D2ECB"/>
    <w:rsid w:val="009D6278"/>
    <w:rsid w:val="009D6640"/>
    <w:rsid w:val="009D69B9"/>
    <w:rsid w:val="009E0139"/>
    <w:rsid w:val="009E06F4"/>
    <w:rsid w:val="009E14AA"/>
    <w:rsid w:val="009E16AA"/>
    <w:rsid w:val="009E47F2"/>
    <w:rsid w:val="009E5B96"/>
    <w:rsid w:val="009F00A4"/>
    <w:rsid w:val="009F0587"/>
    <w:rsid w:val="009F2758"/>
    <w:rsid w:val="009F2E7E"/>
    <w:rsid w:val="009F329B"/>
    <w:rsid w:val="009F4A69"/>
    <w:rsid w:val="009F4BCC"/>
    <w:rsid w:val="009F51ED"/>
    <w:rsid w:val="009F5E3D"/>
    <w:rsid w:val="009F6285"/>
    <w:rsid w:val="009F7DB1"/>
    <w:rsid w:val="00A008CE"/>
    <w:rsid w:val="00A02245"/>
    <w:rsid w:val="00A02D62"/>
    <w:rsid w:val="00A03896"/>
    <w:rsid w:val="00A03E65"/>
    <w:rsid w:val="00A053CB"/>
    <w:rsid w:val="00A05C78"/>
    <w:rsid w:val="00A05D83"/>
    <w:rsid w:val="00A077B7"/>
    <w:rsid w:val="00A11452"/>
    <w:rsid w:val="00A11760"/>
    <w:rsid w:val="00A12CC9"/>
    <w:rsid w:val="00A1308B"/>
    <w:rsid w:val="00A13971"/>
    <w:rsid w:val="00A15F9E"/>
    <w:rsid w:val="00A17A6A"/>
    <w:rsid w:val="00A209E0"/>
    <w:rsid w:val="00A20EB5"/>
    <w:rsid w:val="00A2166E"/>
    <w:rsid w:val="00A21986"/>
    <w:rsid w:val="00A21FD2"/>
    <w:rsid w:val="00A23409"/>
    <w:rsid w:val="00A25F17"/>
    <w:rsid w:val="00A323B7"/>
    <w:rsid w:val="00A328EE"/>
    <w:rsid w:val="00A33637"/>
    <w:rsid w:val="00A33ACF"/>
    <w:rsid w:val="00A33D98"/>
    <w:rsid w:val="00A36310"/>
    <w:rsid w:val="00A37E31"/>
    <w:rsid w:val="00A40340"/>
    <w:rsid w:val="00A4116A"/>
    <w:rsid w:val="00A41228"/>
    <w:rsid w:val="00A42A06"/>
    <w:rsid w:val="00A42C22"/>
    <w:rsid w:val="00A438F1"/>
    <w:rsid w:val="00A43ECB"/>
    <w:rsid w:val="00A44F58"/>
    <w:rsid w:val="00A46AB4"/>
    <w:rsid w:val="00A4747B"/>
    <w:rsid w:val="00A47A54"/>
    <w:rsid w:val="00A509BD"/>
    <w:rsid w:val="00A50C6B"/>
    <w:rsid w:val="00A51139"/>
    <w:rsid w:val="00A52D33"/>
    <w:rsid w:val="00A531D7"/>
    <w:rsid w:val="00A54E03"/>
    <w:rsid w:val="00A54E74"/>
    <w:rsid w:val="00A5701F"/>
    <w:rsid w:val="00A6030A"/>
    <w:rsid w:val="00A62826"/>
    <w:rsid w:val="00A640AE"/>
    <w:rsid w:val="00A651C8"/>
    <w:rsid w:val="00A65A4D"/>
    <w:rsid w:val="00A65BF9"/>
    <w:rsid w:val="00A67422"/>
    <w:rsid w:val="00A67EC9"/>
    <w:rsid w:val="00A73FB6"/>
    <w:rsid w:val="00A75071"/>
    <w:rsid w:val="00A753F0"/>
    <w:rsid w:val="00A764EF"/>
    <w:rsid w:val="00A76E61"/>
    <w:rsid w:val="00A8139C"/>
    <w:rsid w:val="00A81E47"/>
    <w:rsid w:val="00A81F3D"/>
    <w:rsid w:val="00A825C3"/>
    <w:rsid w:val="00A8311B"/>
    <w:rsid w:val="00A84162"/>
    <w:rsid w:val="00A847AB"/>
    <w:rsid w:val="00A8574C"/>
    <w:rsid w:val="00A85AB0"/>
    <w:rsid w:val="00A901BC"/>
    <w:rsid w:val="00A906D4"/>
    <w:rsid w:val="00A90C76"/>
    <w:rsid w:val="00A9295C"/>
    <w:rsid w:val="00A94221"/>
    <w:rsid w:val="00A949E7"/>
    <w:rsid w:val="00A94B7A"/>
    <w:rsid w:val="00A9517A"/>
    <w:rsid w:val="00AA1405"/>
    <w:rsid w:val="00AA14EA"/>
    <w:rsid w:val="00AA1CDD"/>
    <w:rsid w:val="00AA2AF9"/>
    <w:rsid w:val="00AA38A6"/>
    <w:rsid w:val="00AA396D"/>
    <w:rsid w:val="00AA3DD4"/>
    <w:rsid w:val="00AA47BF"/>
    <w:rsid w:val="00AA5E7A"/>
    <w:rsid w:val="00AB0DC4"/>
    <w:rsid w:val="00AB21E6"/>
    <w:rsid w:val="00AB29EE"/>
    <w:rsid w:val="00AB2E09"/>
    <w:rsid w:val="00AB34C5"/>
    <w:rsid w:val="00AB39A5"/>
    <w:rsid w:val="00AC0678"/>
    <w:rsid w:val="00AC28E5"/>
    <w:rsid w:val="00AC2E96"/>
    <w:rsid w:val="00AC7A5F"/>
    <w:rsid w:val="00AD0ABC"/>
    <w:rsid w:val="00AD240A"/>
    <w:rsid w:val="00AD3D93"/>
    <w:rsid w:val="00AD47CD"/>
    <w:rsid w:val="00AD4D84"/>
    <w:rsid w:val="00AD6E0D"/>
    <w:rsid w:val="00AD79BB"/>
    <w:rsid w:val="00AE041D"/>
    <w:rsid w:val="00AE1EC1"/>
    <w:rsid w:val="00AE2CF0"/>
    <w:rsid w:val="00AE4533"/>
    <w:rsid w:val="00AE58BF"/>
    <w:rsid w:val="00AE68D6"/>
    <w:rsid w:val="00AE6E52"/>
    <w:rsid w:val="00AE789C"/>
    <w:rsid w:val="00AF34C2"/>
    <w:rsid w:val="00AF3BAB"/>
    <w:rsid w:val="00AF45CC"/>
    <w:rsid w:val="00AF4F6D"/>
    <w:rsid w:val="00AF5961"/>
    <w:rsid w:val="00AF6373"/>
    <w:rsid w:val="00AF7F6A"/>
    <w:rsid w:val="00B004EC"/>
    <w:rsid w:val="00B00815"/>
    <w:rsid w:val="00B00E2E"/>
    <w:rsid w:val="00B04719"/>
    <w:rsid w:val="00B050C2"/>
    <w:rsid w:val="00B05A88"/>
    <w:rsid w:val="00B068CD"/>
    <w:rsid w:val="00B0716D"/>
    <w:rsid w:val="00B10131"/>
    <w:rsid w:val="00B106C4"/>
    <w:rsid w:val="00B11B67"/>
    <w:rsid w:val="00B1286D"/>
    <w:rsid w:val="00B132C7"/>
    <w:rsid w:val="00B15AE5"/>
    <w:rsid w:val="00B16668"/>
    <w:rsid w:val="00B17149"/>
    <w:rsid w:val="00B1723F"/>
    <w:rsid w:val="00B179B8"/>
    <w:rsid w:val="00B21656"/>
    <w:rsid w:val="00B24EC3"/>
    <w:rsid w:val="00B267DA"/>
    <w:rsid w:val="00B26B22"/>
    <w:rsid w:val="00B26F64"/>
    <w:rsid w:val="00B279E5"/>
    <w:rsid w:val="00B301BC"/>
    <w:rsid w:val="00B312A4"/>
    <w:rsid w:val="00B35478"/>
    <w:rsid w:val="00B36DE5"/>
    <w:rsid w:val="00B40FE1"/>
    <w:rsid w:val="00B419F6"/>
    <w:rsid w:val="00B42218"/>
    <w:rsid w:val="00B42762"/>
    <w:rsid w:val="00B44641"/>
    <w:rsid w:val="00B44904"/>
    <w:rsid w:val="00B45B76"/>
    <w:rsid w:val="00B4600B"/>
    <w:rsid w:val="00B50BAB"/>
    <w:rsid w:val="00B53419"/>
    <w:rsid w:val="00B5391F"/>
    <w:rsid w:val="00B54C74"/>
    <w:rsid w:val="00B54D56"/>
    <w:rsid w:val="00B55084"/>
    <w:rsid w:val="00B56943"/>
    <w:rsid w:val="00B60466"/>
    <w:rsid w:val="00B60C55"/>
    <w:rsid w:val="00B60E42"/>
    <w:rsid w:val="00B61120"/>
    <w:rsid w:val="00B614C5"/>
    <w:rsid w:val="00B6485C"/>
    <w:rsid w:val="00B65C33"/>
    <w:rsid w:val="00B674F0"/>
    <w:rsid w:val="00B67830"/>
    <w:rsid w:val="00B67CD4"/>
    <w:rsid w:val="00B67F2B"/>
    <w:rsid w:val="00B70209"/>
    <w:rsid w:val="00B714B5"/>
    <w:rsid w:val="00B71624"/>
    <w:rsid w:val="00B71E29"/>
    <w:rsid w:val="00B71EB2"/>
    <w:rsid w:val="00B75D26"/>
    <w:rsid w:val="00B7618D"/>
    <w:rsid w:val="00B76B23"/>
    <w:rsid w:val="00B76BD8"/>
    <w:rsid w:val="00B7792F"/>
    <w:rsid w:val="00B8256A"/>
    <w:rsid w:val="00B86371"/>
    <w:rsid w:val="00B87AEA"/>
    <w:rsid w:val="00B91470"/>
    <w:rsid w:val="00B9155F"/>
    <w:rsid w:val="00B92D60"/>
    <w:rsid w:val="00B93A09"/>
    <w:rsid w:val="00B94392"/>
    <w:rsid w:val="00B94751"/>
    <w:rsid w:val="00B95903"/>
    <w:rsid w:val="00B97D0C"/>
    <w:rsid w:val="00BA19F7"/>
    <w:rsid w:val="00BA2114"/>
    <w:rsid w:val="00BA3442"/>
    <w:rsid w:val="00BA42FB"/>
    <w:rsid w:val="00BA49BB"/>
    <w:rsid w:val="00BB0199"/>
    <w:rsid w:val="00BB03CD"/>
    <w:rsid w:val="00BB042B"/>
    <w:rsid w:val="00BB222C"/>
    <w:rsid w:val="00BB3617"/>
    <w:rsid w:val="00BB395D"/>
    <w:rsid w:val="00BB4B6E"/>
    <w:rsid w:val="00BB4DE8"/>
    <w:rsid w:val="00BB4F01"/>
    <w:rsid w:val="00BB77FB"/>
    <w:rsid w:val="00BB78E6"/>
    <w:rsid w:val="00BC2DDA"/>
    <w:rsid w:val="00BC30DE"/>
    <w:rsid w:val="00BC30FC"/>
    <w:rsid w:val="00BC3EA1"/>
    <w:rsid w:val="00BC4A00"/>
    <w:rsid w:val="00BC4A86"/>
    <w:rsid w:val="00BC6D87"/>
    <w:rsid w:val="00BC7359"/>
    <w:rsid w:val="00BC783F"/>
    <w:rsid w:val="00BD0720"/>
    <w:rsid w:val="00BD187B"/>
    <w:rsid w:val="00BD250B"/>
    <w:rsid w:val="00BD2C44"/>
    <w:rsid w:val="00BD2C6C"/>
    <w:rsid w:val="00BD3BD4"/>
    <w:rsid w:val="00BE065F"/>
    <w:rsid w:val="00BE0771"/>
    <w:rsid w:val="00BE0C12"/>
    <w:rsid w:val="00BE4C2C"/>
    <w:rsid w:val="00BE5A69"/>
    <w:rsid w:val="00BE5D43"/>
    <w:rsid w:val="00BE7406"/>
    <w:rsid w:val="00BF030C"/>
    <w:rsid w:val="00BF0DC7"/>
    <w:rsid w:val="00BF18AF"/>
    <w:rsid w:val="00BF4A81"/>
    <w:rsid w:val="00BF5738"/>
    <w:rsid w:val="00BF6269"/>
    <w:rsid w:val="00BF7763"/>
    <w:rsid w:val="00C03D8A"/>
    <w:rsid w:val="00C04354"/>
    <w:rsid w:val="00C06292"/>
    <w:rsid w:val="00C0635A"/>
    <w:rsid w:val="00C068CF"/>
    <w:rsid w:val="00C06CD6"/>
    <w:rsid w:val="00C06F2F"/>
    <w:rsid w:val="00C10EC9"/>
    <w:rsid w:val="00C10EE0"/>
    <w:rsid w:val="00C11461"/>
    <w:rsid w:val="00C12556"/>
    <w:rsid w:val="00C146DE"/>
    <w:rsid w:val="00C1514A"/>
    <w:rsid w:val="00C16FC2"/>
    <w:rsid w:val="00C1749F"/>
    <w:rsid w:val="00C17592"/>
    <w:rsid w:val="00C233ED"/>
    <w:rsid w:val="00C2749B"/>
    <w:rsid w:val="00C31390"/>
    <w:rsid w:val="00C3290B"/>
    <w:rsid w:val="00C33D29"/>
    <w:rsid w:val="00C34490"/>
    <w:rsid w:val="00C34BA3"/>
    <w:rsid w:val="00C35182"/>
    <w:rsid w:val="00C35C71"/>
    <w:rsid w:val="00C35EE6"/>
    <w:rsid w:val="00C36FEE"/>
    <w:rsid w:val="00C37252"/>
    <w:rsid w:val="00C3771D"/>
    <w:rsid w:val="00C40795"/>
    <w:rsid w:val="00C40EE5"/>
    <w:rsid w:val="00C41659"/>
    <w:rsid w:val="00C41D50"/>
    <w:rsid w:val="00C430FF"/>
    <w:rsid w:val="00C436A6"/>
    <w:rsid w:val="00C43C6A"/>
    <w:rsid w:val="00C44F1B"/>
    <w:rsid w:val="00C45C6A"/>
    <w:rsid w:val="00C50C06"/>
    <w:rsid w:val="00C53EA2"/>
    <w:rsid w:val="00C54899"/>
    <w:rsid w:val="00C55FBB"/>
    <w:rsid w:val="00C57636"/>
    <w:rsid w:val="00C60C4E"/>
    <w:rsid w:val="00C6170A"/>
    <w:rsid w:val="00C618C2"/>
    <w:rsid w:val="00C64D61"/>
    <w:rsid w:val="00C65172"/>
    <w:rsid w:val="00C65FA2"/>
    <w:rsid w:val="00C66531"/>
    <w:rsid w:val="00C701E1"/>
    <w:rsid w:val="00C70AB7"/>
    <w:rsid w:val="00C70E57"/>
    <w:rsid w:val="00C7125E"/>
    <w:rsid w:val="00C727C0"/>
    <w:rsid w:val="00C72AB6"/>
    <w:rsid w:val="00C767CB"/>
    <w:rsid w:val="00C773AC"/>
    <w:rsid w:val="00C779DB"/>
    <w:rsid w:val="00C81683"/>
    <w:rsid w:val="00C81D13"/>
    <w:rsid w:val="00C82058"/>
    <w:rsid w:val="00C831D6"/>
    <w:rsid w:val="00C84E75"/>
    <w:rsid w:val="00C90696"/>
    <w:rsid w:val="00C909E4"/>
    <w:rsid w:val="00C9264B"/>
    <w:rsid w:val="00C92680"/>
    <w:rsid w:val="00C94F48"/>
    <w:rsid w:val="00C951E1"/>
    <w:rsid w:val="00C95613"/>
    <w:rsid w:val="00C95DDC"/>
    <w:rsid w:val="00CA01A4"/>
    <w:rsid w:val="00CA115F"/>
    <w:rsid w:val="00CA1686"/>
    <w:rsid w:val="00CA2068"/>
    <w:rsid w:val="00CA2106"/>
    <w:rsid w:val="00CA407F"/>
    <w:rsid w:val="00CA44E0"/>
    <w:rsid w:val="00CA492B"/>
    <w:rsid w:val="00CA496B"/>
    <w:rsid w:val="00CA67F5"/>
    <w:rsid w:val="00CA6890"/>
    <w:rsid w:val="00CA7A82"/>
    <w:rsid w:val="00CB0F2D"/>
    <w:rsid w:val="00CB1269"/>
    <w:rsid w:val="00CB15C4"/>
    <w:rsid w:val="00CB2662"/>
    <w:rsid w:val="00CB45F3"/>
    <w:rsid w:val="00CB5149"/>
    <w:rsid w:val="00CB5FC0"/>
    <w:rsid w:val="00CB70BA"/>
    <w:rsid w:val="00CC0656"/>
    <w:rsid w:val="00CC49A2"/>
    <w:rsid w:val="00CC503D"/>
    <w:rsid w:val="00CC573F"/>
    <w:rsid w:val="00CD0B37"/>
    <w:rsid w:val="00CD2785"/>
    <w:rsid w:val="00CD2CF8"/>
    <w:rsid w:val="00CD35AB"/>
    <w:rsid w:val="00CD3DAD"/>
    <w:rsid w:val="00CD62F2"/>
    <w:rsid w:val="00CD7936"/>
    <w:rsid w:val="00CE3485"/>
    <w:rsid w:val="00CE5DD2"/>
    <w:rsid w:val="00CF20EA"/>
    <w:rsid w:val="00CF329B"/>
    <w:rsid w:val="00CF3BCD"/>
    <w:rsid w:val="00CF538C"/>
    <w:rsid w:val="00D00599"/>
    <w:rsid w:val="00D0466F"/>
    <w:rsid w:val="00D04778"/>
    <w:rsid w:val="00D06672"/>
    <w:rsid w:val="00D0670E"/>
    <w:rsid w:val="00D07A4B"/>
    <w:rsid w:val="00D135A2"/>
    <w:rsid w:val="00D14272"/>
    <w:rsid w:val="00D170F1"/>
    <w:rsid w:val="00D177D6"/>
    <w:rsid w:val="00D178D9"/>
    <w:rsid w:val="00D20CD3"/>
    <w:rsid w:val="00D231D8"/>
    <w:rsid w:val="00D2336A"/>
    <w:rsid w:val="00D2370F"/>
    <w:rsid w:val="00D240CC"/>
    <w:rsid w:val="00D24E60"/>
    <w:rsid w:val="00D2503A"/>
    <w:rsid w:val="00D253D5"/>
    <w:rsid w:val="00D25B85"/>
    <w:rsid w:val="00D26F8F"/>
    <w:rsid w:val="00D31602"/>
    <w:rsid w:val="00D318E5"/>
    <w:rsid w:val="00D31C89"/>
    <w:rsid w:val="00D32053"/>
    <w:rsid w:val="00D32160"/>
    <w:rsid w:val="00D324EF"/>
    <w:rsid w:val="00D32DD5"/>
    <w:rsid w:val="00D32E24"/>
    <w:rsid w:val="00D36815"/>
    <w:rsid w:val="00D40066"/>
    <w:rsid w:val="00D41296"/>
    <w:rsid w:val="00D41F71"/>
    <w:rsid w:val="00D42631"/>
    <w:rsid w:val="00D42BAE"/>
    <w:rsid w:val="00D449C5"/>
    <w:rsid w:val="00D456D3"/>
    <w:rsid w:val="00D511F6"/>
    <w:rsid w:val="00D51D72"/>
    <w:rsid w:val="00D520D5"/>
    <w:rsid w:val="00D52251"/>
    <w:rsid w:val="00D540BB"/>
    <w:rsid w:val="00D55011"/>
    <w:rsid w:val="00D5557E"/>
    <w:rsid w:val="00D56450"/>
    <w:rsid w:val="00D568E1"/>
    <w:rsid w:val="00D57513"/>
    <w:rsid w:val="00D57E35"/>
    <w:rsid w:val="00D60912"/>
    <w:rsid w:val="00D62425"/>
    <w:rsid w:val="00D64075"/>
    <w:rsid w:val="00D64654"/>
    <w:rsid w:val="00D65E45"/>
    <w:rsid w:val="00D66462"/>
    <w:rsid w:val="00D66C47"/>
    <w:rsid w:val="00D67D44"/>
    <w:rsid w:val="00D67D8A"/>
    <w:rsid w:val="00D67F2E"/>
    <w:rsid w:val="00D700ED"/>
    <w:rsid w:val="00D71273"/>
    <w:rsid w:val="00D7168D"/>
    <w:rsid w:val="00D7506B"/>
    <w:rsid w:val="00D767E5"/>
    <w:rsid w:val="00D80230"/>
    <w:rsid w:val="00D80742"/>
    <w:rsid w:val="00D80AC6"/>
    <w:rsid w:val="00D82A9C"/>
    <w:rsid w:val="00D8519A"/>
    <w:rsid w:val="00D8526F"/>
    <w:rsid w:val="00D85EA8"/>
    <w:rsid w:val="00D86285"/>
    <w:rsid w:val="00D87C42"/>
    <w:rsid w:val="00D9268F"/>
    <w:rsid w:val="00D92F2D"/>
    <w:rsid w:val="00D93F02"/>
    <w:rsid w:val="00D94FFE"/>
    <w:rsid w:val="00D95061"/>
    <w:rsid w:val="00D95441"/>
    <w:rsid w:val="00D957E3"/>
    <w:rsid w:val="00D97008"/>
    <w:rsid w:val="00D979F8"/>
    <w:rsid w:val="00DA0F91"/>
    <w:rsid w:val="00DA14CE"/>
    <w:rsid w:val="00DA3FE1"/>
    <w:rsid w:val="00DA4933"/>
    <w:rsid w:val="00DA641E"/>
    <w:rsid w:val="00DA798B"/>
    <w:rsid w:val="00DB02E5"/>
    <w:rsid w:val="00DB0927"/>
    <w:rsid w:val="00DB1841"/>
    <w:rsid w:val="00DB1E25"/>
    <w:rsid w:val="00DB5BE3"/>
    <w:rsid w:val="00DB7887"/>
    <w:rsid w:val="00DB7C98"/>
    <w:rsid w:val="00DC2150"/>
    <w:rsid w:val="00DC3CE0"/>
    <w:rsid w:val="00DC4D1E"/>
    <w:rsid w:val="00DC5E9C"/>
    <w:rsid w:val="00DC5FE5"/>
    <w:rsid w:val="00DC6564"/>
    <w:rsid w:val="00DC6616"/>
    <w:rsid w:val="00DC7441"/>
    <w:rsid w:val="00DD0D06"/>
    <w:rsid w:val="00DD1498"/>
    <w:rsid w:val="00DD31C3"/>
    <w:rsid w:val="00DD34EE"/>
    <w:rsid w:val="00DD44B7"/>
    <w:rsid w:val="00DD5CA8"/>
    <w:rsid w:val="00DD6261"/>
    <w:rsid w:val="00DD6DBB"/>
    <w:rsid w:val="00DD7F40"/>
    <w:rsid w:val="00DE26FA"/>
    <w:rsid w:val="00DE2758"/>
    <w:rsid w:val="00DE2946"/>
    <w:rsid w:val="00DE2AE8"/>
    <w:rsid w:val="00DE31C5"/>
    <w:rsid w:val="00DE417A"/>
    <w:rsid w:val="00DE4E77"/>
    <w:rsid w:val="00DE595F"/>
    <w:rsid w:val="00DE7742"/>
    <w:rsid w:val="00DF1FC7"/>
    <w:rsid w:val="00DF2989"/>
    <w:rsid w:val="00DF533F"/>
    <w:rsid w:val="00E00395"/>
    <w:rsid w:val="00E020BE"/>
    <w:rsid w:val="00E04692"/>
    <w:rsid w:val="00E05C4C"/>
    <w:rsid w:val="00E068B5"/>
    <w:rsid w:val="00E074F2"/>
    <w:rsid w:val="00E07AEC"/>
    <w:rsid w:val="00E10429"/>
    <w:rsid w:val="00E10C34"/>
    <w:rsid w:val="00E13FF4"/>
    <w:rsid w:val="00E141E7"/>
    <w:rsid w:val="00E14267"/>
    <w:rsid w:val="00E14353"/>
    <w:rsid w:val="00E14E29"/>
    <w:rsid w:val="00E15055"/>
    <w:rsid w:val="00E17AD3"/>
    <w:rsid w:val="00E17F05"/>
    <w:rsid w:val="00E20B82"/>
    <w:rsid w:val="00E20DFE"/>
    <w:rsid w:val="00E25C15"/>
    <w:rsid w:val="00E25C83"/>
    <w:rsid w:val="00E25FEE"/>
    <w:rsid w:val="00E261B5"/>
    <w:rsid w:val="00E272D5"/>
    <w:rsid w:val="00E273B8"/>
    <w:rsid w:val="00E27EF1"/>
    <w:rsid w:val="00E30241"/>
    <w:rsid w:val="00E30427"/>
    <w:rsid w:val="00E30EE8"/>
    <w:rsid w:val="00E30F43"/>
    <w:rsid w:val="00E334B6"/>
    <w:rsid w:val="00E3457B"/>
    <w:rsid w:val="00E3495D"/>
    <w:rsid w:val="00E366D4"/>
    <w:rsid w:val="00E3675A"/>
    <w:rsid w:val="00E40DFC"/>
    <w:rsid w:val="00E412C4"/>
    <w:rsid w:val="00E41CFF"/>
    <w:rsid w:val="00E43085"/>
    <w:rsid w:val="00E43B12"/>
    <w:rsid w:val="00E44B62"/>
    <w:rsid w:val="00E5104A"/>
    <w:rsid w:val="00E51BEE"/>
    <w:rsid w:val="00E5315A"/>
    <w:rsid w:val="00E55642"/>
    <w:rsid w:val="00E564D3"/>
    <w:rsid w:val="00E56638"/>
    <w:rsid w:val="00E57496"/>
    <w:rsid w:val="00E577EC"/>
    <w:rsid w:val="00E57EF2"/>
    <w:rsid w:val="00E6153D"/>
    <w:rsid w:val="00E64B1D"/>
    <w:rsid w:val="00E65DA3"/>
    <w:rsid w:val="00E66059"/>
    <w:rsid w:val="00E6605F"/>
    <w:rsid w:val="00E660D9"/>
    <w:rsid w:val="00E677B0"/>
    <w:rsid w:val="00E71211"/>
    <w:rsid w:val="00E72AC7"/>
    <w:rsid w:val="00E72D9E"/>
    <w:rsid w:val="00E756C5"/>
    <w:rsid w:val="00E8192B"/>
    <w:rsid w:val="00E82868"/>
    <w:rsid w:val="00E83238"/>
    <w:rsid w:val="00E8377C"/>
    <w:rsid w:val="00E83C23"/>
    <w:rsid w:val="00E84F52"/>
    <w:rsid w:val="00E856D4"/>
    <w:rsid w:val="00E86F2D"/>
    <w:rsid w:val="00E874DE"/>
    <w:rsid w:val="00E87675"/>
    <w:rsid w:val="00E87F7F"/>
    <w:rsid w:val="00E90D4E"/>
    <w:rsid w:val="00E91235"/>
    <w:rsid w:val="00E91482"/>
    <w:rsid w:val="00E91A69"/>
    <w:rsid w:val="00E95D20"/>
    <w:rsid w:val="00E96302"/>
    <w:rsid w:val="00E9698E"/>
    <w:rsid w:val="00EA0251"/>
    <w:rsid w:val="00EA150C"/>
    <w:rsid w:val="00EA2EB5"/>
    <w:rsid w:val="00EA43C3"/>
    <w:rsid w:val="00EA695D"/>
    <w:rsid w:val="00EA7903"/>
    <w:rsid w:val="00EB1B8F"/>
    <w:rsid w:val="00EB2651"/>
    <w:rsid w:val="00EB3BE8"/>
    <w:rsid w:val="00EB43D9"/>
    <w:rsid w:val="00EB463C"/>
    <w:rsid w:val="00EB7BB8"/>
    <w:rsid w:val="00EB7F44"/>
    <w:rsid w:val="00EC09E3"/>
    <w:rsid w:val="00EC495E"/>
    <w:rsid w:val="00EC5FDB"/>
    <w:rsid w:val="00EC634B"/>
    <w:rsid w:val="00EC6B97"/>
    <w:rsid w:val="00EC6DBF"/>
    <w:rsid w:val="00ED11A2"/>
    <w:rsid w:val="00ED2265"/>
    <w:rsid w:val="00ED228A"/>
    <w:rsid w:val="00ED327E"/>
    <w:rsid w:val="00ED44C0"/>
    <w:rsid w:val="00ED5BF8"/>
    <w:rsid w:val="00ED6185"/>
    <w:rsid w:val="00EE02EF"/>
    <w:rsid w:val="00EE0CD3"/>
    <w:rsid w:val="00EE30CA"/>
    <w:rsid w:val="00EE32F7"/>
    <w:rsid w:val="00EE5370"/>
    <w:rsid w:val="00EE622D"/>
    <w:rsid w:val="00EE7A07"/>
    <w:rsid w:val="00EF06CE"/>
    <w:rsid w:val="00EF1FD6"/>
    <w:rsid w:val="00EF2816"/>
    <w:rsid w:val="00EF5591"/>
    <w:rsid w:val="00EF5C06"/>
    <w:rsid w:val="00F00791"/>
    <w:rsid w:val="00F020BE"/>
    <w:rsid w:val="00F027EB"/>
    <w:rsid w:val="00F0337A"/>
    <w:rsid w:val="00F03760"/>
    <w:rsid w:val="00F0744D"/>
    <w:rsid w:val="00F07EA3"/>
    <w:rsid w:val="00F10202"/>
    <w:rsid w:val="00F10BDD"/>
    <w:rsid w:val="00F1165D"/>
    <w:rsid w:val="00F134F5"/>
    <w:rsid w:val="00F141DB"/>
    <w:rsid w:val="00F151EE"/>
    <w:rsid w:val="00F2052F"/>
    <w:rsid w:val="00F215C1"/>
    <w:rsid w:val="00F2322F"/>
    <w:rsid w:val="00F26E52"/>
    <w:rsid w:val="00F27A07"/>
    <w:rsid w:val="00F27D3B"/>
    <w:rsid w:val="00F347D0"/>
    <w:rsid w:val="00F3557E"/>
    <w:rsid w:val="00F40F87"/>
    <w:rsid w:val="00F4104C"/>
    <w:rsid w:val="00F42293"/>
    <w:rsid w:val="00F42F00"/>
    <w:rsid w:val="00F47947"/>
    <w:rsid w:val="00F47B85"/>
    <w:rsid w:val="00F47CA5"/>
    <w:rsid w:val="00F47F3F"/>
    <w:rsid w:val="00F50F4E"/>
    <w:rsid w:val="00F516D3"/>
    <w:rsid w:val="00F537C3"/>
    <w:rsid w:val="00F54BDD"/>
    <w:rsid w:val="00F55031"/>
    <w:rsid w:val="00F5645C"/>
    <w:rsid w:val="00F61BF4"/>
    <w:rsid w:val="00F61C2E"/>
    <w:rsid w:val="00F62FE5"/>
    <w:rsid w:val="00F6621A"/>
    <w:rsid w:val="00F7277D"/>
    <w:rsid w:val="00F72E3A"/>
    <w:rsid w:val="00F7335C"/>
    <w:rsid w:val="00F74C0B"/>
    <w:rsid w:val="00F75EFE"/>
    <w:rsid w:val="00F7618F"/>
    <w:rsid w:val="00F776F3"/>
    <w:rsid w:val="00F8021B"/>
    <w:rsid w:val="00F804C7"/>
    <w:rsid w:val="00F80597"/>
    <w:rsid w:val="00F82881"/>
    <w:rsid w:val="00F83BA7"/>
    <w:rsid w:val="00F8506C"/>
    <w:rsid w:val="00F85580"/>
    <w:rsid w:val="00F87B99"/>
    <w:rsid w:val="00F900D2"/>
    <w:rsid w:val="00F92074"/>
    <w:rsid w:val="00F9295B"/>
    <w:rsid w:val="00F92A14"/>
    <w:rsid w:val="00F9416B"/>
    <w:rsid w:val="00F95621"/>
    <w:rsid w:val="00F96228"/>
    <w:rsid w:val="00F96F7E"/>
    <w:rsid w:val="00FA1A5E"/>
    <w:rsid w:val="00FA392E"/>
    <w:rsid w:val="00FA43B8"/>
    <w:rsid w:val="00FA4940"/>
    <w:rsid w:val="00FA500E"/>
    <w:rsid w:val="00FA5127"/>
    <w:rsid w:val="00FA56D0"/>
    <w:rsid w:val="00FA5711"/>
    <w:rsid w:val="00FB04B8"/>
    <w:rsid w:val="00FB0990"/>
    <w:rsid w:val="00FB2946"/>
    <w:rsid w:val="00FB40A8"/>
    <w:rsid w:val="00FB4E6D"/>
    <w:rsid w:val="00FB4E9B"/>
    <w:rsid w:val="00FB5197"/>
    <w:rsid w:val="00FB54BA"/>
    <w:rsid w:val="00FB668D"/>
    <w:rsid w:val="00FC18D1"/>
    <w:rsid w:val="00FC2234"/>
    <w:rsid w:val="00FC2635"/>
    <w:rsid w:val="00FC327C"/>
    <w:rsid w:val="00FC4120"/>
    <w:rsid w:val="00FC58DE"/>
    <w:rsid w:val="00FD05A6"/>
    <w:rsid w:val="00FD21DC"/>
    <w:rsid w:val="00FD22EB"/>
    <w:rsid w:val="00FD2366"/>
    <w:rsid w:val="00FD31A0"/>
    <w:rsid w:val="00FD3D83"/>
    <w:rsid w:val="00FD422D"/>
    <w:rsid w:val="00FD5C17"/>
    <w:rsid w:val="00FE068B"/>
    <w:rsid w:val="00FE37C3"/>
    <w:rsid w:val="00FE49F5"/>
    <w:rsid w:val="00FE4D86"/>
    <w:rsid w:val="00FE6219"/>
    <w:rsid w:val="00FF2D4B"/>
    <w:rsid w:val="00FF4BF9"/>
    <w:rsid w:val="00FF4F1D"/>
    <w:rsid w:val="00FF50E2"/>
    <w:rsid w:val="00FF686A"/>
    <w:rsid w:val="00FF7646"/>
    <w:rsid w:val="00FF7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158C70"/>
  <w15:docId w15:val="{B865BF46-35D4-4049-B57A-E52A1C1DE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jc w:val="both"/>
    </w:pPr>
    <w:rPr>
      <w:rFonts w:ascii="Times" w:hAnsi="Times"/>
      <w:sz w:val="24"/>
    </w:rPr>
  </w:style>
  <w:style w:type="paragraph" w:styleId="Heading1">
    <w:name w:val="heading 1"/>
    <w:basedOn w:val="Normal"/>
    <w:next w:val="Normal"/>
    <w:link w:val="Heading1Char"/>
    <w:uiPriority w:val="9"/>
    <w:qFormat/>
    <w:rsid w:val="00467046"/>
    <w:pPr>
      <w:keepNext/>
      <w:keepLines/>
      <w:spacing w:before="480" w:after="0" w:line="276" w:lineRule="auto"/>
      <w:jc w:val="left"/>
      <w:outlineLvl w:val="0"/>
    </w:pPr>
    <w:rPr>
      <w:rFonts w:asciiTheme="majorHAnsi" w:eastAsiaTheme="majorEastAsia" w:hAnsiTheme="majorHAnsi" w:cstheme="majorBidi"/>
      <w:b/>
      <w:bCs/>
      <w:color w:val="365F91" w:themeColor="accent1" w:themeShade="BF"/>
      <w:sz w:val="28"/>
      <w:szCs w:val="2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rPr>
      <w:color w:val="800080"/>
      <w:u w:val="single"/>
    </w:rPr>
  </w:style>
  <w:style w:type="paragraph" w:styleId="BodyText">
    <w:name w:val="Body Text"/>
    <w:basedOn w:val="Normal"/>
    <w:pPr>
      <w:jc w:val="center"/>
    </w:pPr>
    <w:rPr>
      <w:b/>
      <w:sz w:val="40"/>
    </w:rPr>
  </w:style>
  <w:style w:type="paragraph" w:styleId="FootnoteText">
    <w:name w:val="footnote text"/>
    <w:basedOn w:val="Normal"/>
    <w:next w:val="TFReferencesSection"/>
    <w:semiHidden/>
  </w:style>
  <w:style w:type="paragraph" w:customStyle="1" w:styleId="TFReferencesSection">
    <w:name w:val="TF_References_Section"/>
    <w:basedOn w:val="Normal"/>
    <w:pPr>
      <w:spacing w:line="480" w:lineRule="auto"/>
      <w:ind w:firstLine="187"/>
    </w:pPr>
  </w:style>
  <w:style w:type="paragraph" w:customStyle="1" w:styleId="TAMainText">
    <w:name w:val="TA_Main_Text"/>
    <w:basedOn w:val="Normal"/>
    <w:pPr>
      <w:spacing w:after="0" w:line="480" w:lineRule="auto"/>
      <w:ind w:firstLine="202"/>
    </w:pPr>
  </w:style>
  <w:style w:type="paragraph" w:customStyle="1" w:styleId="BATitle">
    <w:name w:val="BA_Title"/>
    <w:basedOn w:val="Normal"/>
    <w:next w:val="BBAuthorName"/>
    <w:pPr>
      <w:spacing w:before="720" w:after="360" w:line="480" w:lineRule="auto"/>
      <w:jc w:val="center"/>
    </w:pPr>
    <w:rPr>
      <w:rFonts w:ascii="Times New Roman" w:hAnsi="Times New Roman"/>
      <w:sz w:val="44"/>
    </w:rPr>
  </w:style>
  <w:style w:type="paragraph" w:customStyle="1" w:styleId="BBAuthorName">
    <w:name w:val="BB_Author_Name"/>
    <w:basedOn w:val="Normal"/>
    <w:next w:val="BCAuthorAddress"/>
    <w:pPr>
      <w:spacing w:after="240" w:line="480" w:lineRule="auto"/>
      <w:jc w:val="center"/>
    </w:pPr>
    <w:rPr>
      <w:i/>
    </w:rPr>
  </w:style>
  <w:style w:type="paragraph" w:customStyle="1" w:styleId="BCAuthorAddress">
    <w:name w:val="BC_Author_Address"/>
    <w:basedOn w:val="Normal"/>
    <w:next w:val="BIEmailAddress"/>
    <w:pPr>
      <w:spacing w:after="240" w:line="480" w:lineRule="auto"/>
      <w:jc w:val="center"/>
    </w:pPr>
  </w:style>
  <w:style w:type="paragraph" w:customStyle="1" w:styleId="BIEmailAddress">
    <w:name w:val="BI_Email_Address"/>
    <w:basedOn w:val="Normal"/>
    <w:next w:val="AIReceivedDate"/>
    <w:pPr>
      <w:spacing w:line="480" w:lineRule="auto"/>
    </w:pPr>
  </w:style>
  <w:style w:type="paragraph" w:customStyle="1" w:styleId="AIReceivedDate">
    <w:name w:val="AI_Received_Date"/>
    <w:basedOn w:val="Normal"/>
    <w:next w:val="BDAbstract"/>
    <w:pPr>
      <w:spacing w:after="240" w:line="480" w:lineRule="auto"/>
    </w:pPr>
    <w:rPr>
      <w:b/>
    </w:rPr>
  </w:style>
  <w:style w:type="paragraph" w:customStyle="1" w:styleId="BDAbstract">
    <w:name w:val="BD_Abstract"/>
    <w:basedOn w:val="Normal"/>
    <w:next w:val="TAMainText"/>
    <w:pPr>
      <w:spacing w:before="360" w:after="360" w:line="480" w:lineRule="auto"/>
    </w:pPr>
  </w:style>
  <w:style w:type="paragraph" w:customStyle="1" w:styleId="TDAcknowledgments">
    <w:name w:val="TD_Acknowledgments"/>
    <w:basedOn w:val="Normal"/>
    <w:next w:val="Normal"/>
    <w:pPr>
      <w:spacing w:before="200" w:line="480" w:lineRule="auto"/>
      <w:ind w:firstLine="202"/>
    </w:pPr>
  </w:style>
  <w:style w:type="paragraph" w:customStyle="1" w:styleId="TESupportingInformation">
    <w:name w:val="TE_Supporting_Information"/>
    <w:basedOn w:val="Normal"/>
    <w:next w:val="Normal"/>
    <w:pPr>
      <w:spacing w:line="480" w:lineRule="auto"/>
      <w:ind w:firstLine="187"/>
    </w:pPr>
  </w:style>
  <w:style w:type="paragraph" w:customStyle="1" w:styleId="VCSchemeTitle">
    <w:name w:val="VC_Scheme_Title"/>
    <w:basedOn w:val="Normal"/>
    <w:next w:val="Normal"/>
    <w:pPr>
      <w:spacing w:line="480" w:lineRule="auto"/>
    </w:pPr>
  </w:style>
  <w:style w:type="paragraph" w:customStyle="1" w:styleId="VDTableTitle">
    <w:name w:val="VD_Table_Title"/>
    <w:basedOn w:val="Normal"/>
    <w:next w:val="Normal"/>
    <w:pPr>
      <w:spacing w:line="480" w:lineRule="auto"/>
    </w:pPr>
  </w:style>
  <w:style w:type="paragraph" w:customStyle="1" w:styleId="VAFigureCaption">
    <w:name w:val="VA_Figure_Caption"/>
    <w:basedOn w:val="Normal"/>
    <w:next w:val="Normal"/>
    <w:pPr>
      <w:spacing w:line="480" w:lineRule="auto"/>
    </w:pPr>
  </w:style>
  <w:style w:type="paragraph" w:customStyle="1" w:styleId="VBChartTitle">
    <w:name w:val="VB_Chart_Title"/>
    <w:basedOn w:val="Normal"/>
    <w:next w:val="Normal"/>
    <w:pPr>
      <w:spacing w:line="480" w:lineRule="auto"/>
    </w:pPr>
  </w:style>
  <w:style w:type="paragraph" w:customStyle="1" w:styleId="FETableFootnote">
    <w:name w:val="FE_Table_Footnote"/>
    <w:basedOn w:val="Normal"/>
    <w:next w:val="Normal"/>
    <w:pPr>
      <w:ind w:firstLine="187"/>
    </w:pPr>
  </w:style>
  <w:style w:type="paragraph" w:customStyle="1" w:styleId="FCChartFootnote">
    <w:name w:val="FC_Chart_Footnote"/>
    <w:basedOn w:val="Normal"/>
    <w:next w:val="Normal"/>
    <w:pPr>
      <w:ind w:firstLine="187"/>
    </w:pPr>
  </w:style>
  <w:style w:type="paragraph" w:customStyle="1" w:styleId="FDSchemeFootnote">
    <w:name w:val="FD_Scheme_Footnote"/>
    <w:basedOn w:val="Normal"/>
    <w:next w:val="Normal"/>
    <w:pPr>
      <w:ind w:firstLine="187"/>
    </w:pPr>
  </w:style>
  <w:style w:type="paragraph" w:customStyle="1" w:styleId="TCTableBody">
    <w:name w:val="TC_Table_Body"/>
    <w:basedOn w:val="Normal"/>
  </w:style>
  <w:style w:type="paragraph" w:customStyle="1" w:styleId="AFTitleRunningHead">
    <w:name w:val="AF_Title_Running_Head"/>
    <w:basedOn w:val="Normal"/>
    <w:next w:val="TAMainText"/>
    <w:pPr>
      <w:spacing w:line="480" w:lineRule="auto"/>
    </w:pPr>
  </w:style>
  <w:style w:type="paragraph" w:customStyle="1" w:styleId="BEAuthorBiography">
    <w:name w:val="BE_Author_Biography"/>
    <w:basedOn w:val="Normal"/>
    <w:pPr>
      <w:spacing w:line="480" w:lineRule="auto"/>
    </w:pPr>
  </w:style>
  <w:style w:type="paragraph" w:customStyle="1" w:styleId="FACorrespondingAuthorFootnote">
    <w:name w:val="FA_Corresponding_Author_Footnote"/>
    <w:basedOn w:val="Normal"/>
    <w:next w:val="TAMainText"/>
    <w:pPr>
      <w:spacing w:line="480" w:lineRule="auto"/>
    </w:pPr>
  </w:style>
  <w:style w:type="paragraph" w:customStyle="1" w:styleId="SNSynopsisTOC">
    <w:name w:val="SN_Synopsis_TOC"/>
    <w:basedOn w:val="Normal"/>
    <w:pPr>
      <w:spacing w:line="480" w:lineRule="auto"/>
    </w:pPr>
  </w:style>
  <w:style w:type="character" w:styleId="Hyperlink">
    <w:name w:val="Hyperlink"/>
    <w:rPr>
      <w:color w:val="0000FF"/>
      <w:u w:val="single"/>
    </w:rPr>
  </w:style>
  <w:style w:type="paragraph" w:styleId="Footer">
    <w:name w:val="footer"/>
    <w:basedOn w:val="Normal"/>
    <w:pPr>
      <w:tabs>
        <w:tab w:val="center" w:pos="4320"/>
        <w:tab w:val="right" w:pos="8640"/>
      </w:tabs>
    </w:pPr>
  </w:style>
  <w:style w:type="paragraph" w:customStyle="1" w:styleId="BGKeywords">
    <w:name w:val="BG_Keywords"/>
    <w:basedOn w:val="Normal"/>
    <w:pPr>
      <w:spacing w:line="480" w:lineRule="auto"/>
    </w:pPr>
  </w:style>
  <w:style w:type="paragraph" w:customStyle="1" w:styleId="BHBriefs">
    <w:name w:val="BH_Briefs"/>
    <w:basedOn w:val="Normal"/>
    <w:pPr>
      <w:spacing w:line="480" w:lineRule="auto"/>
    </w:pPr>
  </w:style>
  <w:style w:type="character" w:styleId="PageNumber">
    <w:name w:val="page number"/>
    <w:basedOn w:val="DefaultParagraphFont"/>
  </w:style>
  <w:style w:type="paragraph" w:styleId="BalloonText">
    <w:name w:val="Balloon Text"/>
    <w:basedOn w:val="Normal"/>
    <w:semiHidden/>
    <w:rsid w:val="00E96302"/>
    <w:rPr>
      <w:rFonts w:ascii="Tahoma" w:hAnsi="Tahoma" w:cs="Tahoma"/>
      <w:sz w:val="16"/>
      <w:szCs w:val="16"/>
    </w:rPr>
  </w:style>
  <w:style w:type="paragraph" w:customStyle="1" w:styleId="StyleFACorrespondingAuthorFootnote7pt">
    <w:name w:val="Style FA_Corresponding_Author_Footnote + 7 pt"/>
    <w:basedOn w:val="Normal"/>
    <w:next w:val="BGKeywords"/>
    <w:link w:val="StyleFACorrespondingAuthorFootnote7ptChar"/>
    <w:autoRedefine/>
    <w:rsid w:val="00C10EE0"/>
    <w:pPr>
      <w:spacing w:after="0"/>
      <w:jc w:val="left"/>
    </w:pPr>
    <w:rPr>
      <w:rFonts w:ascii="Arno Pro" w:hAnsi="Arno Pro"/>
      <w:kern w:val="20"/>
      <w:sz w:val="18"/>
    </w:rPr>
  </w:style>
  <w:style w:type="character" w:customStyle="1" w:styleId="StyleFACorrespondingAuthorFootnote7ptChar">
    <w:name w:val="Style FA_Corresponding_Author_Footnote + 7 pt Char"/>
    <w:link w:val="StyleFACorrespondingAuthorFootnote7pt"/>
    <w:rsid w:val="00C10EE0"/>
    <w:rPr>
      <w:rFonts w:ascii="Arno Pro" w:hAnsi="Arno Pro"/>
      <w:kern w:val="20"/>
      <w:sz w:val="18"/>
    </w:rPr>
  </w:style>
  <w:style w:type="paragraph" w:customStyle="1" w:styleId="FAAuthorInfoSubtitle">
    <w:name w:val="FA_Author_Info_Subtitle"/>
    <w:basedOn w:val="Normal"/>
    <w:link w:val="FAAuthorInfoSubtitleChar"/>
    <w:autoRedefine/>
    <w:rsid w:val="00FE068B"/>
    <w:pPr>
      <w:spacing w:before="120" w:after="60" w:line="480" w:lineRule="auto"/>
      <w:jc w:val="left"/>
    </w:pPr>
    <w:rPr>
      <w:b/>
    </w:rPr>
  </w:style>
  <w:style w:type="character" w:customStyle="1" w:styleId="FAAuthorInfoSubtitleChar">
    <w:name w:val="FA_Author_Info_Subtitle Char"/>
    <w:link w:val="FAAuthorInfoSubtitle"/>
    <w:rsid w:val="00FE068B"/>
    <w:rPr>
      <w:rFonts w:ascii="Times" w:hAnsi="Times"/>
      <w:b/>
      <w:sz w:val="24"/>
    </w:rPr>
  </w:style>
  <w:style w:type="paragraph" w:customStyle="1" w:styleId="Default">
    <w:name w:val="Default"/>
    <w:rsid w:val="001A7A90"/>
    <w:pPr>
      <w:autoSpaceDE w:val="0"/>
      <w:autoSpaceDN w:val="0"/>
      <w:adjustRightInd w:val="0"/>
    </w:pPr>
    <w:rPr>
      <w:rFonts w:ascii="Symbol" w:hAnsi="Symbol" w:cs="Symbol"/>
      <w:color w:val="000000"/>
      <w:sz w:val="24"/>
      <w:szCs w:val="24"/>
    </w:rPr>
  </w:style>
  <w:style w:type="character" w:styleId="CommentReference">
    <w:name w:val="annotation reference"/>
    <w:basedOn w:val="DefaultParagraphFont"/>
    <w:rsid w:val="00183453"/>
    <w:rPr>
      <w:sz w:val="16"/>
      <w:szCs w:val="16"/>
    </w:rPr>
  </w:style>
  <w:style w:type="paragraph" w:styleId="CommentText">
    <w:name w:val="annotation text"/>
    <w:basedOn w:val="Normal"/>
    <w:link w:val="CommentTextChar"/>
    <w:rsid w:val="00183453"/>
    <w:rPr>
      <w:sz w:val="20"/>
    </w:rPr>
  </w:style>
  <w:style w:type="character" w:customStyle="1" w:styleId="CommentTextChar">
    <w:name w:val="Comment Text Char"/>
    <w:basedOn w:val="DefaultParagraphFont"/>
    <w:link w:val="CommentText"/>
    <w:rsid w:val="00183453"/>
    <w:rPr>
      <w:rFonts w:ascii="Times" w:hAnsi="Times"/>
    </w:rPr>
  </w:style>
  <w:style w:type="paragraph" w:styleId="CommentSubject">
    <w:name w:val="annotation subject"/>
    <w:basedOn w:val="CommentText"/>
    <w:next w:val="CommentText"/>
    <w:link w:val="CommentSubjectChar"/>
    <w:rsid w:val="00183453"/>
    <w:rPr>
      <w:b/>
      <w:bCs/>
    </w:rPr>
  </w:style>
  <w:style w:type="character" w:customStyle="1" w:styleId="CommentSubjectChar">
    <w:name w:val="Comment Subject Char"/>
    <w:basedOn w:val="CommentTextChar"/>
    <w:link w:val="CommentSubject"/>
    <w:rsid w:val="00183453"/>
    <w:rPr>
      <w:rFonts w:ascii="Times" w:hAnsi="Times"/>
      <w:b/>
      <w:bCs/>
    </w:rPr>
  </w:style>
  <w:style w:type="paragraph" w:styleId="Revision">
    <w:name w:val="Revision"/>
    <w:hidden/>
    <w:uiPriority w:val="99"/>
    <w:semiHidden/>
    <w:rsid w:val="00843C90"/>
    <w:rPr>
      <w:rFonts w:ascii="Times" w:hAnsi="Times"/>
      <w:sz w:val="24"/>
    </w:rPr>
  </w:style>
  <w:style w:type="character" w:styleId="PlaceholderText">
    <w:name w:val="Placeholder Text"/>
    <w:basedOn w:val="DefaultParagraphFont"/>
    <w:uiPriority w:val="99"/>
    <w:semiHidden/>
    <w:rsid w:val="002E4E4F"/>
    <w:rPr>
      <w:color w:val="666666"/>
    </w:rPr>
  </w:style>
  <w:style w:type="character" w:styleId="UnresolvedMention">
    <w:name w:val="Unresolved Mention"/>
    <w:basedOn w:val="DefaultParagraphFont"/>
    <w:uiPriority w:val="99"/>
    <w:semiHidden/>
    <w:unhideWhenUsed/>
    <w:rsid w:val="00B068CD"/>
    <w:rPr>
      <w:color w:val="605E5C"/>
      <w:shd w:val="clear" w:color="auto" w:fill="E1DFDD"/>
    </w:rPr>
  </w:style>
  <w:style w:type="paragraph" w:styleId="Caption">
    <w:name w:val="caption"/>
    <w:basedOn w:val="Normal"/>
    <w:next w:val="Normal"/>
    <w:unhideWhenUsed/>
    <w:qFormat/>
    <w:rsid w:val="001A6F74"/>
    <w:rPr>
      <w:i/>
      <w:iCs/>
      <w:color w:val="1F497D" w:themeColor="text2"/>
      <w:sz w:val="18"/>
      <w:szCs w:val="18"/>
    </w:rPr>
  </w:style>
  <w:style w:type="character" w:customStyle="1" w:styleId="Heading1Char">
    <w:name w:val="Heading 1 Char"/>
    <w:basedOn w:val="DefaultParagraphFont"/>
    <w:link w:val="Heading1"/>
    <w:uiPriority w:val="9"/>
    <w:rsid w:val="00467046"/>
    <w:rPr>
      <w:rFonts w:asciiTheme="majorHAnsi" w:eastAsiaTheme="majorEastAsia" w:hAnsiTheme="majorHAnsi" w:cstheme="majorBidi"/>
      <w:b/>
      <w:bCs/>
      <w:color w:val="365F91" w:themeColor="accent1" w:themeShade="BF"/>
      <w:sz w:val="28"/>
      <w:szCs w:val="28"/>
      <w:lang w:bidi="en-US"/>
    </w:rPr>
  </w:style>
  <w:style w:type="paragraph" w:styleId="Bibliography">
    <w:name w:val="Bibliography"/>
    <w:basedOn w:val="Normal"/>
    <w:next w:val="Normal"/>
    <w:uiPriority w:val="37"/>
    <w:unhideWhenUsed/>
    <w:rsid w:val="00467046"/>
  </w:style>
  <w:style w:type="character" w:styleId="FootnoteReference">
    <w:name w:val="footnote reference"/>
    <w:basedOn w:val="DefaultParagraphFont"/>
    <w:rsid w:val="008247E2"/>
    <w:rPr>
      <w:vertAlign w:val="superscript"/>
    </w:rPr>
  </w:style>
  <w:style w:type="paragraph" w:styleId="EndnoteText">
    <w:name w:val="endnote text"/>
    <w:basedOn w:val="Normal"/>
    <w:link w:val="EndnoteTextChar"/>
    <w:rsid w:val="008247E2"/>
    <w:pPr>
      <w:spacing w:after="0"/>
    </w:pPr>
    <w:rPr>
      <w:sz w:val="20"/>
    </w:rPr>
  </w:style>
  <w:style w:type="character" w:customStyle="1" w:styleId="EndnoteTextChar">
    <w:name w:val="Endnote Text Char"/>
    <w:basedOn w:val="DefaultParagraphFont"/>
    <w:link w:val="EndnoteText"/>
    <w:rsid w:val="008247E2"/>
    <w:rPr>
      <w:rFonts w:ascii="Times" w:hAnsi="Times"/>
    </w:rPr>
  </w:style>
  <w:style w:type="character" w:styleId="EndnoteReference">
    <w:name w:val="endnote reference"/>
    <w:basedOn w:val="DefaultParagraphFont"/>
    <w:rsid w:val="008247E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7544">
      <w:bodyDiv w:val="1"/>
      <w:marLeft w:val="0"/>
      <w:marRight w:val="0"/>
      <w:marTop w:val="0"/>
      <w:marBottom w:val="0"/>
      <w:divBdr>
        <w:top w:val="none" w:sz="0" w:space="0" w:color="auto"/>
        <w:left w:val="none" w:sz="0" w:space="0" w:color="auto"/>
        <w:bottom w:val="none" w:sz="0" w:space="0" w:color="auto"/>
        <w:right w:val="none" w:sz="0" w:space="0" w:color="auto"/>
      </w:divBdr>
    </w:div>
    <w:div w:id="180246635">
      <w:bodyDiv w:val="1"/>
      <w:marLeft w:val="0"/>
      <w:marRight w:val="0"/>
      <w:marTop w:val="0"/>
      <w:marBottom w:val="0"/>
      <w:divBdr>
        <w:top w:val="none" w:sz="0" w:space="0" w:color="auto"/>
        <w:left w:val="none" w:sz="0" w:space="0" w:color="auto"/>
        <w:bottom w:val="none" w:sz="0" w:space="0" w:color="auto"/>
        <w:right w:val="none" w:sz="0" w:space="0" w:color="auto"/>
      </w:divBdr>
    </w:div>
    <w:div w:id="207761915">
      <w:bodyDiv w:val="1"/>
      <w:marLeft w:val="0"/>
      <w:marRight w:val="0"/>
      <w:marTop w:val="0"/>
      <w:marBottom w:val="0"/>
      <w:divBdr>
        <w:top w:val="none" w:sz="0" w:space="0" w:color="auto"/>
        <w:left w:val="none" w:sz="0" w:space="0" w:color="auto"/>
        <w:bottom w:val="none" w:sz="0" w:space="0" w:color="auto"/>
        <w:right w:val="none" w:sz="0" w:space="0" w:color="auto"/>
      </w:divBdr>
    </w:div>
    <w:div w:id="219832509">
      <w:bodyDiv w:val="1"/>
      <w:marLeft w:val="0"/>
      <w:marRight w:val="0"/>
      <w:marTop w:val="0"/>
      <w:marBottom w:val="0"/>
      <w:divBdr>
        <w:top w:val="none" w:sz="0" w:space="0" w:color="auto"/>
        <w:left w:val="none" w:sz="0" w:space="0" w:color="auto"/>
        <w:bottom w:val="none" w:sz="0" w:space="0" w:color="auto"/>
        <w:right w:val="none" w:sz="0" w:space="0" w:color="auto"/>
      </w:divBdr>
    </w:div>
    <w:div w:id="292902623">
      <w:bodyDiv w:val="1"/>
      <w:marLeft w:val="0"/>
      <w:marRight w:val="0"/>
      <w:marTop w:val="0"/>
      <w:marBottom w:val="0"/>
      <w:divBdr>
        <w:top w:val="none" w:sz="0" w:space="0" w:color="auto"/>
        <w:left w:val="none" w:sz="0" w:space="0" w:color="auto"/>
        <w:bottom w:val="none" w:sz="0" w:space="0" w:color="auto"/>
        <w:right w:val="none" w:sz="0" w:space="0" w:color="auto"/>
      </w:divBdr>
    </w:div>
    <w:div w:id="361252857">
      <w:bodyDiv w:val="1"/>
      <w:marLeft w:val="0"/>
      <w:marRight w:val="0"/>
      <w:marTop w:val="0"/>
      <w:marBottom w:val="0"/>
      <w:divBdr>
        <w:top w:val="none" w:sz="0" w:space="0" w:color="auto"/>
        <w:left w:val="none" w:sz="0" w:space="0" w:color="auto"/>
        <w:bottom w:val="none" w:sz="0" w:space="0" w:color="auto"/>
        <w:right w:val="none" w:sz="0" w:space="0" w:color="auto"/>
      </w:divBdr>
    </w:div>
    <w:div w:id="365714230">
      <w:bodyDiv w:val="1"/>
      <w:marLeft w:val="0"/>
      <w:marRight w:val="0"/>
      <w:marTop w:val="0"/>
      <w:marBottom w:val="0"/>
      <w:divBdr>
        <w:top w:val="none" w:sz="0" w:space="0" w:color="auto"/>
        <w:left w:val="none" w:sz="0" w:space="0" w:color="auto"/>
        <w:bottom w:val="none" w:sz="0" w:space="0" w:color="auto"/>
        <w:right w:val="none" w:sz="0" w:space="0" w:color="auto"/>
      </w:divBdr>
    </w:div>
    <w:div w:id="414128228">
      <w:bodyDiv w:val="1"/>
      <w:marLeft w:val="0"/>
      <w:marRight w:val="0"/>
      <w:marTop w:val="0"/>
      <w:marBottom w:val="0"/>
      <w:divBdr>
        <w:top w:val="none" w:sz="0" w:space="0" w:color="auto"/>
        <w:left w:val="none" w:sz="0" w:space="0" w:color="auto"/>
        <w:bottom w:val="none" w:sz="0" w:space="0" w:color="auto"/>
        <w:right w:val="none" w:sz="0" w:space="0" w:color="auto"/>
      </w:divBdr>
    </w:div>
    <w:div w:id="521674983">
      <w:bodyDiv w:val="1"/>
      <w:marLeft w:val="0"/>
      <w:marRight w:val="0"/>
      <w:marTop w:val="0"/>
      <w:marBottom w:val="0"/>
      <w:divBdr>
        <w:top w:val="none" w:sz="0" w:space="0" w:color="auto"/>
        <w:left w:val="none" w:sz="0" w:space="0" w:color="auto"/>
        <w:bottom w:val="none" w:sz="0" w:space="0" w:color="auto"/>
        <w:right w:val="none" w:sz="0" w:space="0" w:color="auto"/>
      </w:divBdr>
    </w:div>
    <w:div w:id="633869697">
      <w:bodyDiv w:val="1"/>
      <w:marLeft w:val="0"/>
      <w:marRight w:val="0"/>
      <w:marTop w:val="0"/>
      <w:marBottom w:val="0"/>
      <w:divBdr>
        <w:top w:val="none" w:sz="0" w:space="0" w:color="auto"/>
        <w:left w:val="none" w:sz="0" w:space="0" w:color="auto"/>
        <w:bottom w:val="none" w:sz="0" w:space="0" w:color="auto"/>
        <w:right w:val="none" w:sz="0" w:space="0" w:color="auto"/>
      </w:divBdr>
    </w:div>
    <w:div w:id="657266213">
      <w:bodyDiv w:val="1"/>
      <w:marLeft w:val="0"/>
      <w:marRight w:val="0"/>
      <w:marTop w:val="0"/>
      <w:marBottom w:val="0"/>
      <w:divBdr>
        <w:top w:val="none" w:sz="0" w:space="0" w:color="auto"/>
        <w:left w:val="none" w:sz="0" w:space="0" w:color="auto"/>
        <w:bottom w:val="none" w:sz="0" w:space="0" w:color="auto"/>
        <w:right w:val="none" w:sz="0" w:space="0" w:color="auto"/>
      </w:divBdr>
    </w:div>
    <w:div w:id="679240119">
      <w:bodyDiv w:val="1"/>
      <w:marLeft w:val="0"/>
      <w:marRight w:val="0"/>
      <w:marTop w:val="0"/>
      <w:marBottom w:val="0"/>
      <w:divBdr>
        <w:top w:val="none" w:sz="0" w:space="0" w:color="auto"/>
        <w:left w:val="none" w:sz="0" w:space="0" w:color="auto"/>
        <w:bottom w:val="none" w:sz="0" w:space="0" w:color="auto"/>
        <w:right w:val="none" w:sz="0" w:space="0" w:color="auto"/>
      </w:divBdr>
    </w:div>
    <w:div w:id="791747751">
      <w:bodyDiv w:val="1"/>
      <w:marLeft w:val="0"/>
      <w:marRight w:val="0"/>
      <w:marTop w:val="0"/>
      <w:marBottom w:val="0"/>
      <w:divBdr>
        <w:top w:val="none" w:sz="0" w:space="0" w:color="auto"/>
        <w:left w:val="none" w:sz="0" w:space="0" w:color="auto"/>
        <w:bottom w:val="none" w:sz="0" w:space="0" w:color="auto"/>
        <w:right w:val="none" w:sz="0" w:space="0" w:color="auto"/>
      </w:divBdr>
    </w:div>
    <w:div w:id="823009355">
      <w:bodyDiv w:val="1"/>
      <w:marLeft w:val="0"/>
      <w:marRight w:val="0"/>
      <w:marTop w:val="0"/>
      <w:marBottom w:val="0"/>
      <w:divBdr>
        <w:top w:val="none" w:sz="0" w:space="0" w:color="auto"/>
        <w:left w:val="none" w:sz="0" w:space="0" w:color="auto"/>
        <w:bottom w:val="none" w:sz="0" w:space="0" w:color="auto"/>
        <w:right w:val="none" w:sz="0" w:space="0" w:color="auto"/>
      </w:divBdr>
    </w:div>
    <w:div w:id="942804339">
      <w:bodyDiv w:val="1"/>
      <w:marLeft w:val="0"/>
      <w:marRight w:val="0"/>
      <w:marTop w:val="0"/>
      <w:marBottom w:val="0"/>
      <w:divBdr>
        <w:top w:val="none" w:sz="0" w:space="0" w:color="auto"/>
        <w:left w:val="none" w:sz="0" w:space="0" w:color="auto"/>
        <w:bottom w:val="none" w:sz="0" w:space="0" w:color="auto"/>
        <w:right w:val="none" w:sz="0" w:space="0" w:color="auto"/>
      </w:divBdr>
    </w:div>
    <w:div w:id="953056074">
      <w:bodyDiv w:val="1"/>
      <w:marLeft w:val="0"/>
      <w:marRight w:val="0"/>
      <w:marTop w:val="0"/>
      <w:marBottom w:val="0"/>
      <w:divBdr>
        <w:top w:val="none" w:sz="0" w:space="0" w:color="auto"/>
        <w:left w:val="none" w:sz="0" w:space="0" w:color="auto"/>
        <w:bottom w:val="none" w:sz="0" w:space="0" w:color="auto"/>
        <w:right w:val="none" w:sz="0" w:space="0" w:color="auto"/>
      </w:divBdr>
    </w:div>
    <w:div w:id="959872063">
      <w:bodyDiv w:val="1"/>
      <w:marLeft w:val="0"/>
      <w:marRight w:val="0"/>
      <w:marTop w:val="0"/>
      <w:marBottom w:val="0"/>
      <w:divBdr>
        <w:top w:val="none" w:sz="0" w:space="0" w:color="auto"/>
        <w:left w:val="none" w:sz="0" w:space="0" w:color="auto"/>
        <w:bottom w:val="none" w:sz="0" w:space="0" w:color="auto"/>
        <w:right w:val="none" w:sz="0" w:space="0" w:color="auto"/>
      </w:divBdr>
    </w:div>
    <w:div w:id="1001077863">
      <w:bodyDiv w:val="1"/>
      <w:marLeft w:val="0"/>
      <w:marRight w:val="0"/>
      <w:marTop w:val="0"/>
      <w:marBottom w:val="0"/>
      <w:divBdr>
        <w:top w:val="none" w:sz="0" w:space="0" w:color="auto"/>
        <w:left w:val="none" w:sz="0" w:space="0" w:color="auto"/>
        <w:bottom w:val="none" w:sz="0" w:space="0" w:color="auto"/>
        <w:right w:val="none" w:sz="0" w:space="0" w:color="auto"/>
      </w:divBdr>
    </w:div>
    <w:div w:id="1065179720">
      <w:bodyDiv w:val="1"/>
      <w:marLeft w:val="0"/>
      <w:marRight w:val="0"/>
      <w:marTop w:val="0"/>
      <w:marBottom w:val="0"/>
      <w:divBdr>
        <w:top w:val="none" w:sz="0" w:space="0" w:color="auto"/>
        <w:left w:val="none" w:sz="0" w:space="0" w:color="auto"/>
        <w:bottom w:val="none" w:sz="0" w:space="0" w:color="auto"/>
        <w:right w:val="none" w:sz="0" w:space="0" w:color="auto"/>
      </w:divBdr>
    </w:div>
    <w:div w:id="1091468412">
      <w:bodyDiv w:val="1"/>
      <w:marLeft w:val="0"/>
      <w:marRight w:val="0"/>
      <w:marTop w:val="0"/>
      <w:marBottom w:val="0"/>
      <w:divBdr>
        <w:top w:val="none" w:sz="0" w:space="0" w:color="auto"/>
        <w:left w:val="none" w:sz="0" w:space="0" w:color="auto"/>
        <w:bottom w:val="none" w:sz="0" w:space="0" w:color="auto"/>
        <w:right w:val="none" w:sz="0" w:space="0" w:color="auto"/>
      </w:divBdr>
    </w:div>
    <w:div w:id="1169105068">
      <w:bodyDiv w:val="1"/>
      <w:marLeft w:val="0"/>
      <w:marRight w:val="0"/>
      <w:marTop w:val="0"/>
      <w:marBottom w:val="0"/>
      <w:divBdr>
        <w:top w:val="none" w:sz="0" w:space="0" w:color="auto"/>
        <w:left w:val="none" w:sz="0" w:space="0" w:color="auto"/>
        <w:bottom w:val="none" w:sz="0" w:space="0" w:color="auto"/>
        <w:right w:val="none" w:sz="0" w:space="0" w:color="auto"/>
      </w:divBdr>
    </w:div>
    <w:div w:id="1217814579">
      <w:bodyDiv w:val="1"/>
      <w:marLeft w:val="0"/>
      <w:marRight w:val="0"/>
      <w:marTop w:val="0"/>
      <w:marBottom w:val="0"/>
      <w:divBdr>
        <w:top w:val="none" w:sz="0" w:space="0" w:color="auto"/>
        <w:left w:val="none" w:sz="0" w:space="0" w:color="auto"/>
        <w:bottom w:val="none" w:sz="0" w:space="0" w:color="auto"/>
        <w:right w:val="none" w:sz="0" w:space="0" w:color="auto"/>
      </w:divBdr>
    </w:div>
    <w:div w:id="1234898250">
      <w:bodyDiv w:val="1"/>
      <w:marLeft w:val="0"/>
      <w:marRight w:val="0"/>
      <w:marTop w:val="0"/>
      <w:marBottom w:val="0"/>
      <w:divBdr>
        <w:top w:val="none" w:sz="0" w:space="0" w:color="auto"/>
        <w:left w:val="none" w:sz="0" w:space="0" w:color="auto"/>
        <w:bottom w:val="none" w:sz="0" w:space="0" w:color="auto"/>
        <w:right w:val="none" w:sz="0" w:space="0" w:color="auto"/>
      </w:divBdr>
    </w:div>
    <w:div w:id="1349598287">
      <w:bodyDiv w:val="1"/>
      <w:marLeft w:val="0"/>
      <w:marRight w:val="0"/>
      <w:marTop w:val="0"/>
      <w:marBottom w:val="0"/>
      <w:divBdr>
        <w:top w:val="none" w:sz="0" w:space="0" w:color="auto"/>
        <w:left w:val="none" w:sz="0" w:space="0" w:color="auto"/>
        <w:bottom w:val="none" w:sz="0" w:space="0" w:color="auto"/>
        <w:right w:val="none" w:sz="0" w:space="0" w:color="auto"/>
      </w:divBdr>
    </w:div>
    <w:div w:id="1358576190">
      <w:bodyDiv w:val="1"/>
      <w:marLeft w:val="0"/>
      <w:marRight w:val="0"/>
      <w:marTop w:val="0"/>
      <w:marBottom w:val="0"/>
      <w:divBdr>
        <w:top w:val="none" w:sz="0" w:space="0" w:color="auto"/>
        <w:left w:val="none" w:sz="0" w:space="0" w:color="auto"/>
        <w:bottom w:val="none" w:sz="0" w:space="0" w:color="auto"/>
        <w:right w:val="none" w:sz="0" w:space="0" w:color="auto"/>
      </w:divBdr>
    </w:div>
    <w:div w:id="1557934832">
      <w:bodyDiv w:val="1"/>
      <w:marLeft w:val="0"/>
      <w:marRight w:val="0"/>
      <w:marTop w:val="0"/>
      <w:marBottom w:val="0"/>
      <w:divBdr>
        <w:top w:val="none" w:sz="0" w:space="0" w:color="auto"/>
        <w:left w:val="none" w:sz="0" w:space="0" w:color="auto"/>
        <w:bottom w:val="none" w:sz="0" w:space="0" w:color="auto"/>
        <w:right w:val="none" w:sz="0" w:space="0" w:color="auto"/>
      </w:divBdr>
    </w:div>
    <w:div w:id="1585187514">
      <w:bodyDiv w:val="1"/>
      <w:marLeft w:val="0"/>
      <w:marRight w:val="0"/>
      <w:marTop w:val="0"/>
      <w:marBottom w:val="0"/>
      <w:divBdr>
        <w:top w:val="none" w:sz="0" w:space="0" w:color="auto"/>
        <w:left w:val="none" w:sz="0" w:space="0" w:color="auto"/>
        <w:bottom w:val="none" w:sz="0" w:space="0" w:color="auto"/>
        <w:right w:val="none" w:sz="0" w:space="0" w:color="auto"/>
      </w:divBdr>
    </w:div>
    <w:div w:id="1606572261">
      <w:bodyDiv w:val="1"/>
      <w:marLeft w:val="0"/>
      <w:marRight w:val="0"/>
      <w:marTop w:val="0"/>
      <w:marBottom w:val="0"/>
      <w:divBdr>
        <w:top w:val="none" w:sz="0" w:space="0" w:color="auto"/>
        <w:left w:val="none" w:sz="0" w:space="0" w:color="auto"/>
        <w:bottom w:val="none" w:sz="0" w:space="0" w:color="auto"/>
        <w:right w:val="none" w:sz="0" w:space="0" w:color="auto"/>
      </w:divBdr>
    </w:div>
    <w:div w:id="1649434911">
      <w:bodyDiv w:val="1"/>
      <w:marLeft w:val="0"/>
      <w:marRight w:val="0"/>
      <w:marTop w:val="0"/>
      <w:marBottom w:val="0"/>
      <w:divBdr>
        <w:top w:val="none" w:sz="0" w:space="0" w:color="auto"/>
        <w:left w:val="none" w:sz="0" w:space="0" w:color="auto"/>
        <w:bottom w:val="none" w:sz="0" w:space="0" w:color="auto"/>
        <w:right w:val="none" w:sz="0" w:space="0" w:color="auto"/>
      </w:divBdr>
    </w:div>
    <w:div w:id="1693603476">
      <w:bodyDiv w:val="1"/>
      <w:marLeft w:val="0"/>
      <w:marRight w:val="0"/>
      <w:marTop w:val="0"/>
      <w:marBottom w:val="0"/>
      <w:divBdr>
        <w:top w:val="none" w:sz="0" w:space="0" w:color="auto"/>
        <w:left w:val="none" w:sz="0" w:space="0" w:color="auto"/>
        <w:bottom w:val="none" w:sz="0" w:space="0" w:color="auto"/>
        <w:right w:val="none" w:sz="0" w:space="0" w:color="auto"/>
      </w:divBdr>
    </w:div>
    <w:div w:id="1845975765">
      <w:bodyDiv w:val="1"/>
      <w:marLeft w:val="0"/>
      <w:marRight w:val="0"/>
      <w:marTop w:val="0"/>
      <w:marBottom w:val="0"/>
      <w:divBdr>
        <w:top w:val="none" w:sz="0" w:space="0" w:color="auto"/>
        <w:left w:val="none" w:sz="0" w:space="0" w:color="auto"/>
        <w:bottom w:val="none" w:sz="0" w:space="0" w:color="auto"/>
        <w:right w:val="none" w:sz="0" w:space="0" w:color="auto"/>
      </w:divBdr>
    </w:div>
    <w:div w:id="1863395440">
      <w:bodyDiv w:val="1"/>
      <w:marLeft w:val="0"/>
      <w:marRight w:val="0"/>
      <w:marTop w:val="0"/>
      <w:marBottom w:val="0"/>
      <w:divBdr>
        <w:top w:val="none" w:sz="0" w:space="0" w:color="auto"/>
        <w:left w:val="none" w:sz="0" w:space="0" w:color="auto"/>
        <w:bottom w:val="none" w:sz="0" w:space="0" w:color="auto"/>
        <w:right w:val="none" w:sz="0" w:space="0" w:color="auto"/>
      </w:divBdr>
    </w:div>
    <w:div w:id="1885629807">
      <w:bodyDiv w:val="1"/>
      <w:marLeft w:val="0"/>
      <w:marRight w:val="0"/>
      <w:marTop w:val="0"/>
      <w:marBottom w:val="0"/>
      <w:divBdr>
        <w:top w:val="none" w:sz="0" w:space="0" w:color="auto"/>
        <w:left w:val="none" w:sz="0" w:space="0" w:color="auto"/>
        <w:bottom w:val="none" w:sz="0" w:space="0" w:color="auto"/>
        <w:right w:val="none" w:sz="0" w:space="0" w:color="auto"/>
      </w:divBdr>
    </w:div>
    <w:div w:id="2083988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tiff"/><Relationship Id="rId18" Type="http://schemas.openxmlformats.org/officeDocument/2006/relationships/image" Target="media/image7.tif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tiff"/><Relationship Id="rId7" Type="http://schemas.openxmlformats.org/officeDocument/2006/relationships/endnotes" Target="endnotes.xml"/><Relationship Id="rId12" Type="http://schemas.openxmlformats.org/officeDocument/2006/relationships/image" Target="media/image1.tiff"/><Relationship Id="rId17" Type="http://schemas.openxmlformats.org/officeDocument/2006/relationships/image" Target="media/image6.tiff"/><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tiff"/><Relationship Id="rId20" Type="http://schemas.openxmlformats.org/officeDocument/2006/relationships/hyperlink" Target="https://github.com/eochoarv/conformal-hq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tiff"/><Relationship Id="rId23" Type="http://schemas.openxmlformats.org/officeDocument/2006/relationships/footer" Target="footer2.xml"/><Relationship Id="rId10" Type="http://schemas.microsoft.com/office/2016/09/relationships/commentsIds" Target="commentsIds.xml"/><Relationship Id="rId19" Type="http://schemas.openxmlformats.org/officeDocument/2006/relationships/image" Target="media/image8.tif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tiff"/><Relationship Id="rId22"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s://help.knowitall.com/index.htm" TargetMode="External"/><Relationship Id="rId2" Type="http://schemas.openxmlformats.org/officeDocument/2006/relationships/hyperlink" Target="https://sciencesolutions.wiley.com/knowitall-analytical-edition-software/" TargetMode="External"/><Relationship Id="rId1" Type="http://schemas.openxmlformats.org/officeDocument/2006/relationships/hyperlink" Target="https://www.thermofisher.com/us/en/home/industrial/spectroscopy-elemental-isotope-analysis/molecular-spectroscopy/fourier-transform-infrared-spectroscopy/software.html" TargetMode="External"/><Relationship Id="rId4" Type="http://schemas.openxmlformats.org/officeDocument/2006/relationships/image" Target="media/image9.t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di\Documents\Custom%20Office%20Templates\Template%20for%20Electronic%20Submission%20to%20ACS%20Journal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Tho33</b:Tag>
    <b:SourceType>Book</b:SourceType>
    <b:Guid>{E45D04BE-7176-2D48-B1CF-9C875DB09EE3}</b:Guid>
    <b:Author>
      <b:Author>
        <b:NameList>
          <b:Person>
            <b:Last>Thompson</b:Last>
            <b:First>William</b:First>
          </b:Person>
        </b:NameList>
      </b:Author>
    </b:Author>
    <b:Title>On the likelihood that one unknown probability exceeds another in view of the evidence of two samples</b:Title>
    <b:Publisher>Biometrika</b:Publisher>
    <b:Year>1933</b:Year>
    <b:RefOrder>1</b:RefOrder>
  </b:Source>
</b:Sources>
</file>

<file path=customXml/itemProps1.xml><?xml version="1.0" encoding="utf-8"?>
<ds:datastoreItem xmlns:ds="http://schemas.openxmlformats.org/officeDocument/2006/customXml" ds:itemID="{7B6F0B90-A6EA-8449-AF03-64439DEB4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C:\Users\maddi\Documents\Custom Office Templates\Template for Electronic Submission to ACS Journals.dotx</Template>
  <TotalTime>1838</TotalTime>
  <Pages>37</Pages>
  <Words>7500</Words>
  <Characters>42753</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50153</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Electronic Submission to ACS Journals</dc:title>
  <dc:subject/>
  <dc:creator>Madeline Clough</dc:creator>
  <cp:keywords/>
  <cp:lastModifiedBy>Ochoa, Eduardo</cp:lastModifiedBy>
  <cp:revision>162</cp:revision>
  <cp:lastPrinted>2008-06-11T22:33:00Z</cp:lastPrinted>
  <dcterms:created xsi:type="dcterms:W3CDTF">2024-04-24T17:02:00Z</dcterms:created>
  <dcterms:modified xsi:type="dcterms:W3CDTF">2024-05-08T12:23:00Z</dcterms:modified>
</cp:coreProperties>
</file>